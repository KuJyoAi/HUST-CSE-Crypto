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bookmarkStart w:id="0" w:name="_Hlk123891331"/>
      <w:bookmarkEnd w:id="0"/>
      <w:bookmarkStart w:id="1" w:name="_Toc67925258"/>
    </w:p>
    <w:p>
      <w:pPr>
        <w:jc w:val="center"/>
        <w:rPr>
          <w:rFonts w:ascii="黑体" w:hAnsi="黑体" w:eastAsia="黑体"/>
          <w:sz w:val="36"/>
          <w:szCs w:val="36"/>
        </w:rPr>
      </w:pPr>
    </w:p>
    <w:p>
      <w:pPr>
        <w:jc w:val="center"/>
        <w:rPr>
          <w:rFonts w:ascii="黑体" w:hAnsi="黑体" w:eastAsia="黑体"/>
          <w:sz w:val="36"/>
          <w:szCs w:val="36"/>
        </w:rPr>
      </w:pPr>
    </w:p>
    <w:p>
      <w:pPr>
        <w:jc w:val="center"/>
      </w:pPr>
      <w:r>
        <w:rPr>
          <w:szCs w:val="21"/>
        </w:rPr>
        <w:drawing>
          <wp:inline distT="0" distB="0" distL="0" distR="0">
            <wp:extent cx="2643505" cy="447675"/>
            <wp:effectExtent l="0" t="0" r="0" b="0"/>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3505" cy="447675"/>
                    </a:xfrm>
                    <a:prstGeom prst="rect">
                      <a:avLst/>
                    </a:prstGeom>
                    <a:noFill/>
                    <a:ln>
                      <a:noFill/>
                    </a:ln>
                  </pic:spPr>
                </pic:pic>
              </a:graphicData>
            </a:graphic>
          </wp:inline>
        </w:drawing>
      </w:r>
    </w:p>
    <w:p/>
    <w:p/>
    <w:p/>
    <w:p>
      <w:pPr>
        <w:jc w:val="center"/>
        <w:rPr>
          <w:rFonts w:ascii="仿宋" w:hAnsi="仿宋" w:eastAsia="仿宋"/>
          <w:b/>
          <w:sz w:val="84"/>
          <w:szCs w:val="84"/>
        </w:rPr>
      </w:pPr>
      <w:r>
        <w:rPr>
          <w:rFonts w:hint="eastAsia" w:ascii="仿宋" w:hAnsi="仿宋" w:eastAsia="仿宋"/>
          <w:b/>
          <w:sz w:val="84"/>
          <w:szCs w:val="84"/>
        </w:rPr>
        <w:t>程序</w:t>
      </w:r>
      <w:r>
        <w:rPr>
          <w:rFonts w:ascii="仿宋" w:hAnsi="仿宋" w:eastAsia="仿宋"/>
          <w:b/>
          <w:sz w:val="84"/>
          <w:szCs w:val="84"/>
        </w:rPr>
        <w:t>设计</w:t>
      </w:r>
    </w:p>
    <w:p>
      <w:pPr>
        <w:jc w:val="center"/>
        <w:rPr>
          <w:rFonts w:ascii="仿宋" w:hAnsi="仿宋" w:eastAsia="仿宋"/>
          <w:b/>
          <w:sz w:val="36"/>
          <w:szCs w:val="36"/>
        </w:rPr>
      </w:pPr>
      <w:r>
        <w:rPr>
          <w:rFonts w:hint="eastAsia" w:ascii="仿宋" w:hAnsi="仿宋" w:eastAsia="仿宋"/>
          <w:b/>
          <w:sz w:val="84"/>
          <w:szCs w:val="84"/>
        </w:rPr>
        <w:t>综合课程设计</w:t>
      </w:r>
    </w:p>
    <w:p>
      <w:pPr>
        <w:jc w:val="center"/>
        <w:rPr>
          <w:rFonts w:eastAsia="仿宋"/>
          <w:b/>
          <w:sz w:val="28"/>
          <w:szCs w:val="28"/>
        </w:rPr>
      </w:pPr>
      <w:r>
        <w:rPr>
          <w:rFonts w:eastAsia="仿宋"/>
          <w:b/>
          <w:sz w:val="28"/>
          <w:szCs w:val="28"/>
        </w:rPr>
        <w:t>(20</w:t>
      </w:r>
      <w:r>
        <w:rPr>
          <w:rFonts w:hint="eastAsia" w:eastAsia="仿宋"/>
          <w:b/>
          <w:sz w:val="28"/>
          <w:szCs w:val="28"/>
        </w:rPr>
        <w:t>2</w:t>
      </w:r>
      <w:r>
        <w:rPr>
          <w:rFonts w:eastAsia="仿宋"/>
          <w:b/>
          <w:sz w:val="28"/>
          <w:szCs w:val="28"/>
        </w:rPr>
        <w:t>1</w:t>
      </w:r>
      <w:r>
        <w:rPr>
          <w:rFonts w:hint="eastAsia" w:hAnsi="仿宋" w:eastAsia="仿宋"/>
          <w:b/>
          <w:sz w:val="28"/>
          <w:szCs w:val="28"/>
        </w:rPr>
        <w:t>级网络空间安全、信息安全、密码技术专业</w:t>
      </w:r>
      <w:r>
        <w:rPr>
          <w:rFonts w:eastAsia="仿宋"/>
          <w:b/>
          <w:sz w:val="28"/>
          <w:szCs w:val="28"/>
        </w:rPr>
        <w:t>)</w:t>
      </w:r>
    </w:p>
    <w:p/>
    <w:p/>
    <w:p/>
    <w:p/>
    <w:p/>
    <w:p/>
    <w:p/>
    <w:p/>
    <w:p>
      <w:pPr>
        <w:widowControl/>
        <w:jc w:val="center"/>
        <w:rPr>
          <w:b/>
          <w:sz w:val="28"/>
          <w:szCs w:val="28"/>
        </w:rPr>
      </w:pPr>
      <w:r>
        <w:rPr>
          <w:rFonts w:hint="eastAsia"/>
          <w:b/>
          <w:sz w:val="28"/>
          <w:szCs w:val="28"/>
        </w:rPr>
        <w:t>网络空间安全学院</w:t>
      </w:r>
    </w:p>
    <w:p>
      <w:pPr>
        <w:widowControl/>
        <w:jc w:val="center"/>
        <w:rPr>
          <w:b/>
          <w:sz w:val="28"/>
          <w:szCs w:val="28"/>
        </w:rPr>
      </w:pPr>
      <w:r>
        <w:rPr>
          <w:b/>
          <w:sz w:val="28"/>
          <w:szCs w:val="28"/>
        </w:rPr>
        <w:t>程序设计</w:t>
      </w:r>
      <w:r>
        <w:rPr>
          <w:rFonts w:hint="eastAsia"/>
          <w:b/>
          <w:sz w:val="28"/>
          <w:szCs w:val="28"/>
        </w:rPr>
        <w:t>综合课程设计课程组</w:t>
      </w:r>
    </w:p>
    <w:p>
      <w:pPr>
        <w:widowControl/>
        <w:jc w:val="center"/>
        <w:rPr>
          <w:rFonts w:ascii="黑体" w:hAnsi="黑体" w:eastAsia="黑体"/>
          <w:b/>
          <w:bCs/>
          <w:kern w:val="44"/>
          <w:sz w:val="36"/>
          <w:szCs w:val="36"/>
        </w:rPr>
      </w:pPr>
      <w:r>
        <w:rPr>
          <w:b/>
          <w:sz w:val="28"/>
          <w:szCs w:val="28"/>
        </w:rPr>
        <w:t>20</w:t>
      </w:r>
      <w:r>
        <w:rPr>
          <w:rFonts w:hint="eastAsia"/>
          <w:b/>
          <w:sz w:val="28"/>
          <w:szCs w:val="28"/>
        </w:rPr>
        <w:t>2</w:t>
      </w:r>
      <w:r>
        <w:rPr>
          <w:b/>
          <w:sz w:val="28"/>
          <w:szCs w:val="28"/>
        </w:rPr>
        <w:t>2</w:t>
      </w:r>
      <w:r>
        <w:rPr>
          <w:rFonts w:hint="eastAsia"/>
          <w:b/>
          <w:sz w:val="28"/>
          <w:szCs w:val="28"/>
        </w:rPr>
        <w:t>年</w:t>
      </w:r>
      <w:r>
        <w:rPr>
          <w:b/>
          <w:sz w:val="28"/>
          <w:szCs w:val="28"/>
        </w:rPr>
        <w:t>1</w:t>
      </w:r>
      <w:r>
        <w:rPr>
          <w:rFonts w:hint="eastAsia"/>
          <w:b/>
          <w:sz w:val="28"/>
          <w:szCs w:val="28"/>
        </w:rPr>
        <w:t>2月</w:t>
      </w:r>
    </w:p>
    <w:p>
      <w:pPr>
        <w:pStyle w:val="36"/>
        <w:spacing w:before="156" w:beforeLines="50" w:after="156" w:afterLines="50" w:line="360" w:lineRule="auto"/>
        <w:jc w:val="center"/>
        <w:rPr>
          <w:rFonts w:ascii="黑体" w:hAnsi="黑体" w:eastAsia="黑体"/>
          <w:color w:val="auto"/>
          <w:sz w:val="36"/>
          <w:szCs w:val="36"/>
        </w:rPr>
      </w:pPr>
      <w:r>
        <w:rPr>
          <w:rFonts w:ascii="黑体" w:hAnsi="黑体" w:eastAsia="黑体"/>
          <w:color w:val="auto"/>
          <w:sz w:val="36"/>
          <w:szCs w:val="36"/>
          <w:lang w:val="zh-CN"/>
        </w:rPr>
        <w:br w:type="page"/>
      </w:r>
      <w:r>
        <w:rPr>
          <w:rFonts w:hint="eastAsia" w:ascii="黑体" w:hAnsi="黑体" w:eastAsia="黑体"/>
          <w:color w:val="auto"/>
          <w:sz w:val="36"/>
          <w:szCs w:val="36"/>
          <w:lang w:val="zh-CN"/>
        </w:rPr>
        <w:t>目录</w:t>
      </w:r>
    </w:p>
    <w:p>
      <w:pPr>
        <w:pStyle w:val="14"/>
        <w:rPr>
          <w:rFonts w:asciiTheme="minorHAnsi" w:hAnsiTheme="minorHAnsi" w:eastAsiaTheme="minorEastAsia" w:cstheme="minorBidi"/>
          <w:b w:val="0"/>
          <w:bCs w:val="0"/>
          <w:caps w:val="0"/>
          <w:sz w:val="21"/>
          <w:szCs w:val="22"/>
        </w:rPr>
      </w:pPr>
      <w:r>
        <w:fldChar w:fldCharType="begin"/>
      </w:r>
      <w:r>
        <w:instrText xml:space="preserve"> TOC \o "1-2" \h \z \u </w:instrText>
      </w:r>
      <w:r>
        <w:fldChar w:fldCharType="separate"/>
      </w:r>
      <w:r>
        <w:fldChar w:fldCharType="begin"/>
      </w:r>
      <w:r>
        <w:instrText xml:space="preserve"> HYPERLINK \l "_Toc123048731" </w:instrText>
      </w:r>
      <w:r>
        <w:fldChar w:fldCharType="separate"/>
      </w:r>
      <w:r>
        <w:rPr>
          <w:rStyle w:val="27"/>
          <w:rFonts w:ascii="黑体" w:hAnsi="黑体" w:eastAsia="黑体"/>
        </w:rPr>
        <w:t>1课程概述</w:t>
      </w:r>
      <w:r>
        <w:tab/>
      </w:r>
      <w:r>
        <w:fldChar w:fldCharType="begin"/>
      </w:r>
      <w:r>
        <w:instrText xml:space="preserve"> PAGEREF _Toc123048731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"_Toc123048732" </w:instrText>
      </w:r>
      <w:r>
        <w:fldChar w:fldCharType="separate"/>
      </w:r>
      <w:r>
        <w:rPr>
          <w:rStyle w:val="27"/>
          <w:rFonts w:ascii="黑体" w:hAnsi="黑体"/>
        </w:rPr>
        <w:t>1.1</w:t>
      </w:r>
      <w:r>
        <w:rPr>
          <w:rStyle w:val="27"/>
        </w:rPr>
        <w:t>课程背景</w:t>
      </w:r>
      <w:r>
        <w:tab/>
      </w:r>
      <w:r>
        <w:fldChar w:fldCharType="begin"/>
      </w:r>
      <w:r>
        <w:instrText xml:space="preserve"> PAGEREF _Toc123048732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"_Toc123048733" </w:instrText>
      </w:r>
      <w:r>
        <w:fldChar w:fldCharType="separate"/>
      </w:r>
      <w:r>
        <w:rPr>
          <w:rStyle w:val="27"/>
          <w:rFonts w:ascii="黑体" w:hAnsi="黑体"/>
        </w:rPr>
        <w:t>1.2 课程目标</w:t>
      </w:r>
      <w:r>
        <w:tab/>
      </w:r>
      <w:r>
        <w:fldChar w:fldCharType="begin"/>
      </w:r>
      <w:r>
        <w:instrText xml:space="preserve"> PAGEREF _Toc123048733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"_Toc123048734" </w:instrText>
      </w:r>
      <w:r>
        <w:fldChar w:fldCharType="separate"/>
      </w:r>
      <w:r>
        <w:rPr>
          <w:rStyle w:val="27"/>
          <w:rFonts w:ascii="黑体" w:hAnsi="黑体"/>
        </w:rPr>
        <w:t>1.3 课程任务</w:t>
      </w:r>
      <w:r>
        <w:tab/>
      </w:r>
      <w:r>
        <w:fldChar w:fldCharType="begin"/>
      </w:r>
      <w:r>
        <w:instrText xml:space="preserve"> PAGEREF _Toc123048734 \h </w:instrText>
      </w:r>
      <w:r>
        <w:fldChar w:fldCharType="separate"/>
      </w:r>
      <w:r>
        <w:t>2</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"_Toc123048735" </w:instrText>
      </w:r>
      <w:r>
        <w:fldChar w:fldCharType="separate"/>
      </w:r>
      <w:r>
        <w:rPr>
          <w:rStyle w:val="27"/>
          <w:rFonts w:ascii="黑体" w:hAnsi="黑体" w:eastAsia="黑体"/>
        </w:rPr>
        <w:t>2设计问题：移动终端与GSM蜂窝网络的通信模拟</w:t>
      </w:r>
      <w:r>
        <w:tab/>
      </w:r>
      <w:r>
        <w:fldChar w:fldCharType="begin"/>
      </w:r>
      <w:r>
        <w:instrText xml:space="preserve"> PAGEREF _Toc123048735 \h </w:instrText>
      </w:r>
      <w:r>
        <w:fldChar w:fldCharType="separate"/>
      </w:r>
      <w:r>
        <w:t>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"_Toc123048736" </w:instrText>
      </w:r>
      <w:r>
        <w:fldChar w:fldCharType="separate"/>
      </w:r>
      <w:r>
        <w:rPr>
          <w:rStyle w:val="27"/>
          <w:rFonts w:ascii="黑体" w:hAnsi="黑体"/>
        </w:rPr>
        <w:t>2.1 问题概述</w:t>
      </w:r>
      <w:r>
        <w:tab/>
      </w:r>
      <w:r>
        <w:fldChar w:fldCharType="begin"/>
      </w:r>
      <w:r>
        <w:instrText xml:space="preserve"> PAGEREF _Toc123048736 \h </w:instrText>
      </w:r>
      <w:r>
        <w:fldChar w:fldCharType="separate"/>
      </w:r>
      <w:r>
        <w:t>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"_Toc123048737" </w:instrText>
      </w:r>
      <w:r>
        <w:fldChar w:fldCharType="separate"/>
      </w:r>
      <w:r>
        <w:rPr>
          <w:rStyle w:val="27"/>
          <w:rFonts w:ascii="黑体" w:hAnsi="黑体"/>
        </w:rPr>
        <w:t>2.2 设计建议</w:t>
      </w:r>
      <w:r>
        <w:tab/>
      </w:r>
      <w:r>
        <w:fldChar w:fldCharType="begin"/>
      </w:r>
      <w:r>
        <w:instrText xml:space="preserve"> PAGEREF _Toc123048737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"_Toc123048738" </w:instrText>
      </w:r>
      <w:r>
        <w:fldChar w:fldCharType="separate"/>
      </w:r>
      <w:r>
        <w:rPr>
          <w:rStyle w:val="27"/>
          <w:rFonts w:ascii="黑体" w:hAnsi="黑体"/>
        </w:rPr>
        <w:t>2.3 主要功能要求</w:t>
      </w:r>
      <w:r>
        <w:tab/>
      </w:r>
      <w:r>
        <w:fldChar w:fldCharType="begin"/>
      </w:r>
      <w:r>
        <w:instrText xml:space="preserve"> PAGEREF _Toc123048738 \h </w:instrText>
      </w:r>
      <w:r>
        <w:fldChar w:fldCharType="separate"/>
      </w:r>
      <w:r>
        <w:t>5</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"_Toc123048739" </w:instrText>
      </w:r>
      <w:r>
        <w:fldChar w:fldCharType="separate"/>
      </w:r>
      <w:r>
        <w:rPr>
          <w:rStyle w:val="27"/>
          <w:rFonts w:ascii="黑体" w:hAnsi="黑体"/>
        </w:rPr>
        <w:t>2.4 扩展功能要求</w:t>
      </w:r>
      <w:r>
        <w:tab/>
      </w:r>
      <w:r>
        <w:fldChar w:fldCharType="begin"/>
      </w:r>
      <w:r>
        <w:instrText xml:space="preserve"> PAGEREF _Toc123048739 \h </w:instrText>
      </w:r>
      <w:r>
        <w:fldChar w:fldCharType="separate"/>
      </w:r>
      <w:r>
        <w:t>6</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"_Toc123048740" </w:instrText>
      </w:r>
      <w:r>
        <w:fldChar w:fldCharType="separate"/>
      </w:r>
      <w:r>
        <w:rPr>
          <w:rStyle w:val="27"/>
          <w:rFonts w:ascii="黑体" w:hAnsi="黑体"/>
        </w:rPr>
        <w:t>2.5 升级功能要求</w:t>
      </w:r>
      <w:r>
        <w:tab/>
      </w:r>
      <w:r>
        <w:fldChar w:fldCharType="begin"/>
      </w:r>
      <w:r>
        <w:instrText xml:space="preserve"> PAGEREF _Toc123048740 \h </w:instrText>
      </w:r>
      <w:r>
        <w:fldChar w:fldCharType="separate"/>
      </w:r>
      <w:r>
        <w:t>6</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"_Toc123048741" </w:instrText>
      </w:r>
      <w:r>
        <w:fldChar w:fldCharType="separate"/>
      </w:r>
      <w:r>
        <w:rPr>
          <w:rStyle w:val="27"/>
          <w:rFonts w:ascii="黑体" w:hAnsi="黑体"/>
        </w:rPr>
        <w:t>2.6 约定说明</w:t>
      </w:r>
      <w:r>
        <w:tab/>
      </w:r>
      <w:r>
        <w:fldChar w:fldCharType="begin"/>
      </w:r>
      <w:r>
        <w:instrText xml:space="preserve"> PAGEREF _Toc123048741 \h </w:instrText>
      </w:r>
      <w:r>
        <w:fldChar w:fldCharType="separate"/>
      </w:r>
      <w:r>
        <w:t>7</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"_Toc123048742" </w:instrText>
      </w:r>
      <w:r>
        <w:fldChar w:fldCharType="separate"/>
      </w:r>
      <w:r>
        <w:rPr>
          <w:rStyle w:val="27"/>
          <w:rFonts w:ascii="黑体" w:hAnsi="黑体"/>
        </w:rPr>
        <w:t>2.7 数据文件格式说明</w:t>
      </w:r>
      <w:r>
        <w:tab/>
      </w:r>
      <w:r>
        <w:fldChar w:fldCharType="begin"/>
      </w:r>
      <w:r>
        <w:instrText xml:space="preserve"> PAGEREF _Toc123048742 \h </w:instrText>
      </w:r>
      <w:r>
        <w:fldChar w:fldCharType="separate"/>
      </w:r>
      <w:r>
        <w:t>8</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"_Toc123048743" </w:instrText>
      </w:r>
      <w:r>
        <w:fldChar w:fldCharType="separate"/>
      </w:r>
      <w:r>
        <w:rPr>
          <w:rStyle w:val="27"/>
          <w:rFonts w:ascii="黑体" w:hAnsi="黑体"/>
        </w:rPr>
        <w:t>2.8 设计要求说明</w:t>
      </w:r>
      <w:r>
        <w:tab/>
      </w:r>
      <w:r>
        <w:fldChar w:fldCharType="begin"/>
      </w:r>
      <w:r>
        <w:instrText xml:space="preserve"> PAGEREF _Toc123048743 \h </w:instrText>
      </w:r>
      <w:r>
        <w:fldChar w:fldCharType="separate"/>
      </w:r>
      <w:r>
        <w:t>9</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"_Toc123048744" </w:instrText>
      </w:r>
      <w:r>
        <w:fldChar w:fldCharType="separate"/>
      </w:r>
      <w:r>
        <w:rPr>
          <w:rStyle w:val="27"/>
          <w:rFonts w:ascii="黑体" w:hAnsi="黑体"/>
        </w:rPr>
        <w:t>2.9 评测说明</w:t>
      </w:r>
      <w:r>
        <w:tab/>
      </w:r>
      <w:r>
        <w:fldChar w:fldCharType="begin"/>
      </w:r>
      <w:r>
        <w:instrText xml:space="preserve"> PAGEREF _Toc123048744 \h </w:instrText>
      </w:r>
      <w:r>
        <w:fldChar w:fldCharType="separate"/>
      </w:r>
      <w:r>
        <w:t>10</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"_Toc123048745" </w:instrText>
      </w:r>
      <w:r>
        <w:fldChar w:fldCharType="separate"/>
      </w:r>
      <w:r>
        <w:rPr>
          <w:rStyle w:val="27"/>
          <w:rFonts w:ascii="黑体" w:hAnsi="黑体" w:eastAsia="黑体"/>
        </w:rPr>
        <w:t>3总体要求</w:t>
      </w:r>
      <w:r>
        <w:tab/>
      </w:r>
      <w:r>
        <w:fldChar w:fldCharType="begin"/>
      </w:r>
      <w:r>
        <w:instrText xml:space="preserve"> PAGEREF _Toc123048745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"_Toc123048746" </w:instrText>
      </w:r>
      <w:r>
        <w:fldChar w:fldCharType="separate"/>
      </w:r>
      <w:r>
        <w:rPr>
          <w:rStyle w:val="27"/>
          <w:rFonts w:ascii="黑体" w:hAnsi="黑体"/>
        </w:rPr>
        <w:t>3.1 坚守学术诚信</w:t>
      </w:r>
      <w:r>
        <w:tab/>
      </w:r>
      <w:r>
        <w:fldChar w:fldCharType="begin"/>
      </w:r>
      <w:r>
        <w:instrText xml:space="preserve"> PAGEREF _Toc123048746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"_Toc123048747" </w:instrText>
      </w:r>
      <w:r>
        <w:fldChar w:fldCharType="separate"/>
      </w:r>
      <w:r>
        <w:rPr>
          <w:rStyle w:val="27"/>
          <w:rFonts w:ascii="黑体" w:hAnsi="黑体"/>
        </w:rPr>
        <w:t>3.2 程序规范</w:t>
      </w:r>
      <w:r>
        <w:tab/>
      </w:r>
      <w:r>
        <w:fldChar w:fldCharType="begin"/>
      </w:r>
      <w:r>
        <w:instrText xml:space="preserve"> PAGEREF _Toc123048747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"_Toc123048748" </w:instrText>
      </w:r>
      <w:r>
        <w:fldChar w:fldCharType="separate"/>
      </w:r>
      <w:r>
        <w:rPr>
          <w:rStyle w:val="27"/>
          <w:rFonts w:ascii="黑体" w:hAnsi="黑体"/>
        </w:rPr>
        <w:t>3.3 报告规范</w:t>
      </w:r>
      <w:r>
        <w:tab/>
      </w:r>
      <w:r>
        <w:fldChar w:fldCharType="begin"/>
      </w:r>
      <w:r>
        <w:instrText xml:space="preserve"> PAGEREF _Toc123048748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"_Toc123048749" </w:instrText>
      </w:r>
      <w:r>
        <w:fldChar w:fldCharType="separate"/>
      </w:r>
      <w:r>
        <w:rPr>
          <w:rStyle w:val="27"/>
          <w:rFonts w:ascii="黑体" w:hAnsi="黑体"/>
        </w:rPr>
        <w:t>3.4课堂与考勤要求</w:t>
      </w:r>
      <w:r>
        <w:tab/>
      </w:r>
      <w:r>
        <w:fldChar w:fldCharType="begin"/>
      </w:r>
      <w:r>
        <w:instrText xml:space="preserve"> PAGEREF _Toc123048749 \h </w:instrText>
      </w:r>
      <w:r>
        <w:fldChar w:fldCharType="separate"/>
      </w:r>
      <w:r>
        <w:t>12</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"_Toc123048750" </w:instrText>
      </w:r>
      <w:r>
        <w:fldChar w:fldCharType="separate"/>
      </w:r>
      <w:r>
        <w:rPr>
          <w:rStyle w:val="27"/>
          <w:rFonts w:ascii="黑体" w:hAnsi="黑体"/>
        </w:rPr>
        <w:t>3.5检查与验收</w:t>
      </w:r>
      <w:r>
        <w:tab/>
      </w:r>
      <w:r>
        <w:fldChar w:fldCharType="begin"/>
      </w:r>
      <w:r>
        <w:instrText xml:space="preserve"> PAGEREF _Toc123048750 \h </w:instrText>
      </w:r>
      <w:r>
        <w:fldChar w:fldCharType="separate"/>
      </w:r>
      <w:r>
        <w:t>12</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"_Toc123048751" </w:instrText>
      </w:r>
      <w:r>
        <w:fldChar w:fldCharType="separate"/>
      </w:r>
      <w:r>
        <w:rPr>
          <w:rStyle w:val="27"/>
          <w:rFonts w:ascii="黑体" w:hAnsi="黑体" w:eastAsia="黑体"/>
        </w:rPr>
        <w:t>指导参考书目录</w:t>
      </w:r>
      <w:r>
        <w:tab/>
      </w:r>
      <w:r>
        <w:fldChar w:fldCharType="begin"/>
      </w:r>
      <w:r>
        <w:instrText xml:space="preserve"> PAGEREF _Toc123048751 \h </w:instrText>
      </w:r>
      <w:r>
        <w:fldChar w:fldCharType="separate"/>
      </w:r>
      <w:r>
        <w:t>13</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"_Toc123048752" </w:instrText>
      </w:r>
      <w:r>
        <w:fldChar w:fldCharType="separate"/>
      </w:r>
      <w:r>
        <w:rPr>
          <w:rStyle w:val="27"/>
          <w:rFonts w:hAnsi="黑体" w:eastAsia="黑体"/>
        </w:rPr>
        <w:t>附录A评价指标</w:t>
      </w:r>
      <w:r>
        <w:tab/>
      </w:r>
      <w:r>
        <w:fldChar w:fldCharType="begin"/>
      </w:r>
      <w:r>
        <w:instrText xml:space="preserve"> PAGEREF _Toc123048752 \h </w:instrText>
      </w:r>
      <w:r>
        <w:fldChar w:fldCharType="separate"/>
      </w:r>
      <w:r>
        <w:t>14</w:t>
      </w:r>
      <w:r>
        <w:fldChar w:fldCharType="end"/>
      </w:r>
      <w:r>
        <w:fldChar w:fldCharType="end"/>
      </w:r>
    </w:p>
    <w:p>
      <w:pPr>
        <w:widowControl/>
        <w:spacing w:line="360" w:lineRule="auto"/>
        <w:jc w:val="left"/>
        <w:rPr>
          <w:rFonts w:ascii="黑体" w:hAnsi="黑体" w:eastAsia="黑体"/>
          <w:sz w:val="36"/>
          <w:szCs w:val="36"/>
        </w:rPr>
        <w:sectPr>
          <w:footerReference r:id="rId3" w:type="default"/>
          <w:pgSz w:w="11906" w:h="16838"/>
          <w:pgMar w:top="1440" w:right="1800" w:bottom="1440" w:left="1800" w:header="851" w:footer="992" w:gutter="0"/>
          <w:cols w:space="425" w:num="1"/>
          <w:docGrid w:type="lines" w:linePitch="312" w:charSpace="0"/>
        </w:sectPr>
      </w:pPr>
      <w:r>
        <w:fldChar w:fldCharType="end"/>
      </w:r>
      <w:r>
        <w:rPr>
          <w:rFonts w:ascii="黑体" w:hAnsi="黑体" w:eastAsia="黑体"/>
          <w:sz w:val="36"/>
          <w:szCs w:val="36"/>
        </w:rPr>
        <w:t xml:space="preserve"> </w:t>
      </w:r>
      <w:bookmarkStart w:id="45" w:name="_GoBack"/>
      <w:bookmarkEnd w:id="45"/>
    </w:p>
    <w:p>
      <w:pPr>
        <w:pStyle w:val="2"/>
        <w:spacing w:before="156" w:beforeLines="50" w:after="156" w:afterLines="50" w:line="240" w:lineRule="auto"/>
        <w:jc w:val="center"/>
        <w:rPr>
          <w:rFonts w:ascii="黑体" w:hAnsi="黑体" w:eastAsia="黑体"/>
          <w:sz w:val="36"/>
          <w:szCs w:val="36"/>
        </w:rPr>
      </w:pPr>
      <w:bookmarkStart w:id="2" w:name="_Toc426875415"/>
      <w:bookmarkStart w:id="3" w:name="_Toc441163489"/>
      <w:bookmarkStart w:id="4" w:name="_Toc123048731"/>
      <w:r>
        <w:rPr>
          <w:rFonts w:ascii="黑体" w:hAnsi="黑体" w:eastAsia="黑体"/>
          <w:sz w:val="36"/>
          <w:szCs w:val="36"/>
        </w:rPr>
        <w:t>1课程</w:t>
      </w:r>
      <w:bookmarkEnd w:id="1"/>
      <w:bookmarkEnd w:id="2"/>
      <w:bookmarkEnd w:id="3"/>
      <w:r>
        <w:rPr>
          <w:rFonts w:hint="eastAsia" w:ascii="黑体" w:hAnsi="黑体" w:eastAsia="黑体"/>
          <w:sz w:val="36"/>
          <w:szCs w:val="36"/>
        </w:rPr>
        <w:t>概述</w:t>
      </w:r>
      <w:bookmarkEnd w:id="4"/>
    </w:p>
    <w:p>
      <w:pPr>
        <w:pStyle w:val="3"/>
        <w:rPr>
          <w:sz w:val="28"/>
          <w:szCs w:val="28"/>
        </w:rPr>
      </w:pPr>
      <w:bookmarkStart w:id="5" w:name="_Toc441163490"/>
      <w:bookmarkStart w:id="6" w:name="_Toc426875416"/>
      <w:bookmarkStart w:id="7" w:name="_Toc123048732"/>
      <w:r>
        <w:rPr>
          <w:rFonts w:ascii="黑体" w:hAnsi="黑体"/>
          <w:sz w:val="28"/>
          <w:szCs w:val="28"/>
        </w:rPr>
        <w:t>1.1</w:t>
      </w:r>
      <w:r>
        <w:rPr>
          <w:rFonts w:hint="eastAsia"/>
          <w:sz w:val="28"/>
          <w:szCs w:val="28"/>
        </w:rPr>
        <w:t>课程</w:t>
      </w:r>
      <w:bookmarkEnd w:id="5"/>
      <w:bookmarkEnd w:id="6"/>
      <w:r>
        <w:rPr>
          <w:rFonts w:hint="eastAsia"/>
          <w:sz w:val="28"/>
          <w:szCs w:val="28"/>
        </w:rPr>
        <w:t>背景</w:t>
      </w:r>
      <w:bookmarkEnd w:id="7"/>
    </w:p>
    <w:p>
      <w:pPr>
        <w:spacing w:line="360" w:lineRule="auto"/>
        <w:ind w:firstLine="480" w:firstLineChars="200"/>
        <w:rPr>
          <w:rFonts w:ascii="宋体"/>
          <w:sz w:val="24"/>
        </w:rPr>
      </w:pPr>
      <w:r>
        <w:rPr>
          <w:rFonts w:hint="eastAsia" w:ascii="宋体" w:hAnsi="宋体"/>
          <w:sz w:val="24"/>
        </w:rPr>
        <w:t>对于网络空间安全、信息</w:t>
      </w:r>
      <w:r>
        <w:rPr>
          <w:rFonts w:ascii="宋体" w:hAnsi="宋体"/>
          <w:sz w:val="24"/>
        </w:rPr>
        <w:t>安全</w:t>
      </w:r>
      <w:r>
        <w:rPr>
          <w:rFonts w:hint="eastAsia" w:ascii="宋体" w:hAnsi="宋体"/>
          <w:sz w:val="24"/>
        </w:rPr>
        <w:t>、密码技术</w:t>
      </w:r>
      <w:r>
        <w:rPr>
          <w:rFonts w:ascii="宋体" w:hAnsi="宋体"/>
          <w:sz w:val="24"/>
        </w:rPr>
        <w:t>专业</w:t>
      </w:r>
      <w:r>
        <w:rPr>
          <w:rFonts w:hint="eastAsia" w:ascii="宋体" w:hAnsi="宋体"/>
          <w:sz w:val="24"/>
        </w:rPr>
        <w:t>大二</w:t>
      </w:r>
      <w:r>
        <w:rPr>
          <w:rFonts w:ascii="宋体" w:hAnsi="宋体"/>
          <w:sz w:val="24"/>
        </w:rPr>
        <w:t>学生</w:t>
      </w:r>
      <w:r>
        <w:rPr>
          <w:rFonts w:hint="eastAsia" w:ascii="宋体" w:hAnsi="宋体"/>
          <w:sz w:val="24"/>
        </w:rPr>
        <w:t>，在</w:t>
      </w:r>
      <w:r>
        <w:rPr>
          <w:rFonts w:ascii="宋体" w:hAnsi="宋体"/>
          <w:sz w:val="24"/>
        </w:rPr>
        <w:t>前三个学期已经</w:t>
      </w:r>
      <w:r>
        <w:rPr>
          <w:rFonts w:hint="eastAsia" w:ascii="宋体" w:hAnsi="宋体"/>
          <w:sz w:val="24"/>
        </w:rPr>
        <w:t>学习</w:t>
      </w:r>
      <w:r>
        <w:rPr>
          <w:rFonts w:ascii="宋体" w:hAnsi="宋体"/>
          <w:sz w:val="24"/>
        </w:rPr>
        <w:t>了</w:t>
      </w:r>
      <w:r>
        <w:rPr>
          <w:rFonts w:hint="eastAsia" w:ascii="宋体" w:hAnsi="宋体"/>
          <w:sz w:val="24"/>
        </w:rPr>
        <w:t>C</w:t>
      </w:r>
      <w:r>
        <w:rPr>
          <w:rFonts w:ascii="宋体" w:hAnsi="宋体"/>
          <w:sz w:val="24"/>
        </w:rPr>
        <w:t>语言程序设计</w:t>
      </w:r>
      <w:r>
        <w:rPr>
          <w:rFonts w:hint="eastAsia" w:ascii="宋体" w:hAnsi="宋体"/>
          <w:sz w:val="24"/>
        </w:rPr>
        <w:t>、数据</w:t>
      </w:r>
      <w:r>
        <w:rPr>
          <w:rFonts w:ascii="宋体" w:hAnsi="宋体"/>
          <w:sz w:val="24"/>
        </w:rPr>
        <w:t>结构两门面向编程</w:t>
      </w:r>
      <w:r>
        <w:rPr>
          <w:rFonts w:hint="eastAsia" w:ascii="宋体" w:hAnsi="宋体"/>
          <w:sz w:val="24"/>
        </w:rPr>
        <w:t>知识与</w:t>
      </w:r>
      <w:r>
        <w:rPr>
          <w:rFonts w:ascii="宋体" w:hAnsi="宋体"/>
          <w:sz w:val="24"/>
        </w:rPr>
        <w:t>技术的</w:t>
      </w:r>
      <w:r>
        <w:rPr>
          <w:rFonts w:hint="eastAsia" w:ascii="宋体" w:hAnsi="宋体"/>
          <w:sz w:val="24"/>
        </w:rPr>
        <w:t>基础</w:t>
      </w:r>
      <w:r>
        <w:rPr>
          <w:rFonts w:ascii="宋体" w:hAnsi="宋体"/>
          <w:sz w:val="24"/>
        </w:rPr>
        <w:t>理论课，以及</w:t>
      </w:r>
      <w:r>
        <w:rPr>
          <w:rFonts w:hint="eastAsia" w:ascii="宋体" w:hAnsi="宋体"/>
          <w:sz w:val="24"/>
        </w:rPr>
        <w:t>C</w:t>
      </w:r>
      <w:r>
        <w:rPr>
          <w:rFonts w:ascii="宋体" w:hAnsi="宋体"/>
          <w:sz w:val="24"/>
        </w:rPr>
        <w:t>语言程序设计</w:t>
      </w:r>
      <w:r>
        <w:rPr>
          <w:rFonts w:hint="eastAsia" w:ascii="宋体" w:hAnsi="宋体"/>
          <w:sz w:val="24"/>
        </w:rPr>
        <w:t>实验、数据</w:t>
      </w:r>
      <w:r>
        <w:rPr>
          <w:rFonts w:ascii="宋体" w:hAnsi="宋体"/>
          <w:sz w:val="24"/>
        </w:rPr>
        <w:t>结构</w:t>
      </w:r>
      <w:r>
        <w:rPr>
          <w:rFonts w:hint="eastAsia" w:ascii="宋体" w:hAnsi="宋体"/>
          <w:sz w:val="24"/>
        </w:rPr>
        <w:t>实验</w:t>
      </w:r>
      <w:r>
        <w:rPr>
          <w:rFonts w:ascii="宋体" w:hAnsi="宋体"/>
          <w:sz w:val="24"/>
        </w:rPr>
        <w:t>两门</w:t>
      </w:r>
      <w:r>
        <w:rPr>
          <w:rFonts w:hint="eastAsia" w:ascii="宋体" w:hAnsi="宋体"/>
          <w:sz w:val="24"/>
        </w:rPr>
        <w:t>编程</w:t>
      </w:r>
      <w:r>
        <w:rPr>
          <w:rFonts w:ascii="宋体" w:hAnsi="宋体"/>
          <w:sz w:val="24"/>
        </w:rPr>
        <w:t>实践课程，</w:t>
      </w:r>
      <w:r>
        <w:rPr>
          <w:rFonts w:hint="eastAsia" w:ascii="宋体" w:hAnsi="宋体"/>
          <w:sz w:val="24"/>
        </w:rPr>
        <w:t>不仅</w:t>
      </w:r>
      <w:r>
        <w:rPr>
          <w:rFonts w:ascii="宋体" w:hAnsi="宋体"/>
          <w:sz w:val="24"/>
        </w:rPr>
        <w:t>具有</w:t>
      </w:r>
      <w:r>
        <w:rPr>
          <w:rFonts w:hint="eastAsia" w:ascii="宋体" w:hAnsi="宋体"/>
          <w:sz w:val="24"/>
        </w:rPr>
        <w:t>较为</w:t>
      </w:r>
      <w:r>
        <w:rPr>
          <w:rFonts w:ascii="宋体" w:hAnsi="宋体"/>
          <w:sz w:val="24"/>
        </w:rPr>
        <w:t>系统</w:t>
      </w:r>
      <w:r>
        <w:rPr>
          <w:rFonts w:hint="eastAsia" w:ascii="宋体" w:hAnsi="宋体"/>
          <w:sz w:val="24"/>
        </w:rPr>
        <w:t>性</w:t>
      </w:r>
      <w:r>
        <w:rPr>
          <w:rFonts w:ascii="宋体" w:hAnsi="宋体"/>
          <w:sz w:val="24"/>
        </w:rPr>
        <w:t>的</w:t>
      </w:r>
      <w:r>
        <w:rPr>
          <w:rFonts w:hint="eastAsia" w:ascii="宋体" w:hAnsi="宋体"/>
          <w:sz w:val="24"/>
        </w:rPr>
        <w:t>C</w:t>
      </w:r>
      <w:r>
        <w:rPr>
          <w:rFonts w:ascii="宋体" w:hAnsi="宋体"/>
          <w:sz w:val="24"/>
        </w:rPr>
        <w:t>语言</w:t>
      </w:r>
      <w:r>
        <w:rPr>
          <w:rFonts w:hint="eastAsia" w:ascii="宋体" w:hAnsi="宋体"/>
          <w:sz w:val="24"/>
        </w:rPr>
        <w:t>、常用数据结构基本</w:t>
      </w:r>
      <w:r>
        <w:rPr>
          <w:rFonts w:ascii="宋体" w:hAnsi="宋体"/>
          <w:sz w:val="24"/>
        </w:rPr>
        <w:t>知识</w:t>
      </w:r>
      <w:r>
        <w:rPr>
          <w:rFonts w:hint="eastAsia" w:ascii="宋体" w:hAnsi="宋体"/>
          <w:sz w:val="24"/>
        </w:rPr>
        <w:t>，</w:t>
      </w:r>
      <w:r>
        <w:rPr>
          <w:rFonts w:ascii="宋体" w:hAnsi="宋体"/>
          <w:sz w:val="24"/>
        </w:rPr>
        <w:t>而且具有</w:t>
      </w:r>
      <w:r>
        <w:rPr>
          <w:rFonts w:hint="eastAsia" w:ascii="宋体" w:hAnsi="宋体"/>
          <w:sz w:val="24"/>
        </w:rPr>
        <w:t>初步</w:t>
      </w:r>
      <w:r>
        <w:rPr>
          <w:rFonts w:ascii="宋体" w:hAnsi="宋体"/>
          <w:sz w:val="24"/>
        </w:rPr>
        <w:t>的程序设计</w:t>
      </w:r>
      <w:r>
        <w:rPr>
          <w:rFonts w:hint="eastAsia" w:ascii="宋体" w:hAnsi="宋体"/>
          <w:sz w:val="24"/>
        </w:rPr>
        <w:t>、数据</w:t>
      </w:r>
      <w:r>
        <w:rPr>
          <w:rFonts w:ascii="宋体" w:hAnsi="宋体"/>
          <w:sz w:val="24"/>
        </w:rPr>
        <w:t>抽象与建模</w:t>
      </w:r>
      <w:r>
        <w:rPr>
          <w:rFonts w:hint="eastAsia" w:ascii="宋体" w:hAnsi="宋体"/>
          <w:sz w:val="24"/>
        </w:rPr>
        <w:t>、问题</w:t>
      </w:r>
      <w:r>
        <w:rPr>
          <w:rFonts w:ascii="宋体" w:hAnsi="宋体"/>
          <w:sz w:val="24"/>
        </w:rPr>
        <w:t>求解</w:t>
      </w:r>
      <w:r>
        <w:rPr>
          <w:rFonts w:hint="eastAsia" w:ascii="宋体" w:hAnsi="宋体"/>
          <w:sz w:val="24"/>
        </w:rPr>
        <w:t>与算法</w:t>
      </w:r>
      <w:r>
        <w:rPr>
          <w:rFonts w:ascii="宋体" w:hAnsi="宋体"/>
          <w:sz w:val="24"/>
        </w:rPr>
        <w:t>设计的能力</w:t>
      </w:r>
      <w:r>
        <w:rPr>
          <w:rFonts w:hint="eastAsia" w:ascii="宋体" w:hAnsi="宋体"/>
          <w:sz w:val="24"/>
        </w:rPr>
        <w:t>，奠定</w:t>
      </w:r>
      <w:r>
        <w:rPr>
          <w:rFonts w:ascii="宋体" w:hAnsi="宋体"/>
          <w:sz w:val="24"/>
        </w:rPr>
        <w:t>了进行复杂程序设计的知识基础。</w:t>
      </w:r>
      <w:r>
        <w:rPr>
          <w:rFonts w:hint="eastAsia" w:ascii="宋体" w:hAnsi="宋体"/>
          <w:sz w:val="24"/>
        </w:rPr>
        <w:t>但两门实验</w:t>
      </w:r>
      <w:r>
        <w:rPr>
          <w:rFonts w:ascii="宋体" w:hAnsi="宋体"/>
          <w:sz w:val="24"/>
        </w:rPr>
        <w:t>课仍属于对基本编程模型与技术的验证性</w:t>
      </w:r>
      <w:r>
        <w:rPr>
          <w:rFonts w:hint="eastAsia" w:ascii="宋体" w:hAnsi="宋体"/>
          <w:sz w:val="24"/>
        </w:rPr>
        <w:t>训练，而“</w:t>
      </w:r>
      <w:r>
        <w:rPr>
          <w:rFonts w:ascii="宋体" w:hAnsi="宋体"/>
          <w:sz w:val="24"/>
        </w:rPr>
        <w:t>程序设计综合</w:t>
      </w:r>
      <w:r>
        <w:rPr>
          <w:rFonts w:hint="eastAsia" w:ascii="宋体" w:hAnsi="宋体"/>
          <w:sz w:val="24"/>
        </w:rPr>
        <w:t>课程设计</w:t>
      </w:r>
      <w:r>
        <w:rPr>
          <w:rFonts w:ascii="宋体" w:hAnsi="宋体"/>
          <w:sz w:val="24"/>
        </w:rPr>
        <w:t>”</w:t>
      </w:r>
      <w:r>
        <w:rPr>
          <w:rFonts w:hint="eastAsia" w:ascii="宋体" w:hAnsi="宋体"/>
          <w:sz w:val="24"/>
        </w:rPr>
        <w:t>正是使</w:t>
      </w:r>
      <w:r>
        <w:rPr>
          <w:rFonts w:ascii="宋体" w:hAnsi="宋体"/>
          <w:sz w:val="24"/>
        </w:rPr>
        <w:t>大家</w:t>
      </w:r>
      <w:r>
        <w:rPr>
          <w:rFonts w:hint="eastAsia" w:ascii="宋体" w:hAnsi="宋体"/>
          <w:sz w:val="24"/>
        </w:rPr>
        <w:t>从</w:t>
      </w:r>
      <w:r>
        <w:rPr>
          <w:rFonts w:ascii="宋体" w:hAnsi="宋体"/>
          <w:sz w:val="24"/>
        </w:rPr>
        <w:t>简单验证到综合应用</w:t>
      </w:r>
      <w:r>
        <w:rPr>
          <w:rFonts w:hint="eastAsia" w:ascii="宋体" w:hAnsi="宋体"/>
          <w:sz w:val="24"/>
        </w:rPr>
        <w:t>，</w:t>
      </w:r>
      <w:r>
        <w:rPr>
          <w:rFonts w:ascii="宋体" w:hAnsi="宋体"/>
          <w:sz w:val="24"/>
        </w:rPr>
        <w:t>甚至</w:t>
      </w:r>
      <w:r>
        <w:rPr>
          <w:rFonts w:hint="eastAsia" w:ascii="宋体" w:hAnsi="宋体"/>
          <w:sz w:val="24"/>
        </w:rPr>
        <w:t>在</w:t>
      </w:r>
      <w:r>
        <w:rPr>
          <w:rFonts w:ascii="宋体" w:hAnsi="宋体"/>
          <w:sz w:val="24"/>
        </w:rPr>
        <w:t>编程中实现智慧</w:t>
      </w:r>
      <w:r>
        <w:rPr>
          <w:rFonts w:hint="eastAsia" w:ascii="宋体" w:hAnsi="宋体"/>
          <w:sz w:val="24"/>
        </w:rPr>
        <w:t>与</w:t>
      </w:r>
      <w:r>
        <w:rPr>
          <w:rFonts w:ascii="宋体" w:hAnsi="宋体"/>
          <w:sz w:val="24"/>
        </w:rPr>
        <w:t>风格升华的</w:t>
      </w:r>
      <w:r>
        <w:rPr>
          <w:rFonts w:hint="eastAsia" w:ascii="宋体" w:hAnsi="宋体"/>
          <w:sz w:val="24"/>
        </w:rPr>
        <w:t>重要实践环节，</w:t>
      </w:r>
      <w:r>
        <w:rPr>
          <w:rFonts w:ascii="宋体" w:hAnsi="宋体"/>
          <w:sz w:val="24"/>
        </w:rPr>
        <w:t>为后续学习</w:t>
      </w:r>
      <w:r>
        <w:rPr>
          <w:rFonts w:hint="eastAsia" w:ascii="宋体" w:hAnsi="宋体"/>
          <w:sz w:val="24"/>
        </w:rPr>
        <w:t>数据库原理、高级算法分析等课程与进行网络安全系统</w:t>
      </w:r>
      <w:r>
        <w:rPr>
          <w:rFonts w:ascii="宋体" w:hAnsi="宋体"/>
          <w:sz w:val="24"/>
        </w:rPr>
        <w:t>编程</w:t>
      </w:r>
      <w:r>
        <w:rPr>
          <w:rFonts w:hint="eastAsia" w:ascii="宋体" w:hAnsi="宋体"/>
          <w:sz w:val="24"/>
        </w:rPr>
        <w:t>打下</w:t>
      </w:r>
      <w:r>
        <w:rPr>
          <w:rFonts w:ascii="宋体" w:hAnsi="宋体"/>
          <w:sz w:val="24"/>
        </w:rPr>
        <w:t>坚实的基础</w:t>
      </w:r>
      <w:r>
        <w:rPr>
          <w:rFonts w:hint="eastAsia" w:ascii="宋体" w:hAnsi="宋体"/>
          <w:sz w:val="24"/>
        </w:rPr>
        <w:t>，</w:t>
      </w:r>
      <w:r>
        <w:rPr>
          <w:rFonts w:ascii="宋体" w:hAnsi="宋体"/>
          <w:sz w:val="24"/>
        </w:rPr>
        <w:t>让综合编程技能成为大家的固有能力与通向未来专业之门的钥匙</w:t>
      </w:r>
      <w:r>
        <w:rPr>
          <w:rFonts w:hint="eastAsia" w:ascii="宋体" w:hAnsi="宋体"/>
          <w:sz w:val="24"/>
        </w:rPr>
        <w:t>。</w:t>
      </w:r>
    </w:p>
    <w:p>
      <w:pPr>
        <w:pStyle w:val="3"/>
        <w:spacing w:before="156" w:beforeLines="50" w:after="156" w:afterLines="50" w:line="360" w:lineRule="auto"/>
        <w:rPr>
          <w:rFonts w:ascii="黑体"/>
          <w:sz w:val="28"/>
          <w:szCs w:val="28"/>
        </w:rPr>
      </w:pPr>
      <w:bookmarkStart w:id="8" w:name="_Toc123048733"/>
      <w:bookmarkStart w:id="9" w:name="_Toc426875417"/>
      <w:bookmarkStart w:id="10" w:name="_Toc441163491"/>
      <w:r>
        <w:rPr>
          <w:rFonts w:ascii="黑体" w:hAnsi="黑体"/>
          <w:sz w:val="28"/>
          <w:szCs w:val="28"/>
        </w:rPr>
        <w:t xml:space="preserve">1.2 </w:t>
      </w:r>
      <w:r>
        <w:rPr>
          <w:rFonts w:hint="eastAsia" w:ascii="黑体" w:hAnsi="黑体"/>
          <w:sz w:val="28"/>
          <w:szCs w:val="28"/>
        </w:rPr>
        <w:t>课程</w:t>
      </w:r>
      <w:r>
        <w:rPr>
          <w:rFonts w:ascii="黑体" w:hAnsi="黑体"/>
          <w:sz w:val="28"/>
          <w:szCs w:val="28"/>
        </w:rPr>
        <w:t>目标</w:t>
      </w:r>
      <w:bookmarkEnd w:id="8"/>
      <w:bookmarkEnd w:id="9"/>
      <w:bookmarkEnd w:id="10"/>
    </w:p>
    <w:p>
      <w:pPr>
        <w:spacing w:line="360" w:lineRule="auto"/>
        <w:ind w:firstLine="480" w:firstLineChars="200"/>
        <w:rPr>
          <w:rFonts w:ascii="宋体"/>
          <w:sz w:val="24"/>
        </w:rPr>
      </w:pPr>
      <w:r>
        <w:rPr>
          <w:rFonts w:hint="eastAsia" w:ascii="宋体" w:hAnsi="宋体"/>
          <w:sz w:val="24"/>
        </w:rPr>
        <w:t>基于“程序设计综合”课程设计实践课程规划原则及其在计算机相关专业人才培养中的地位，其应该体现与达到如下目标：</w:t>
      </w:r>
    </w:p>
    <w:p>
      <w:pPr>
        <w:spacing w:line="360" w:lineRule="auto"/>
        <w:ind w:firstLine="420"/>
        <w:rPr>
          <w:rFonts w:ascii="宋体" w:hAnsi="宋体"/>
          <w:sz w:val="24"/>
        </w:rPr>
      </w:pPr>
      <w:r>
        <w:rPr>
          <w:rFonts w:hint="eastAsia" w:ascii="宋体" w:hAnsi="宋体"/>
          <w:sz w:val="24"/>
        </w:rPr>
        <w:t>(1</w:t>
      </w:r>
      <w:r>
        <w:rPr>
          <w:rFonts w:ascii="宋体" w:hAnsi="宋体"/>
          <w:sz w:val="24"/>
        </w:rPr>
        <w:t>)</w:t>
      </w:r>
      <w:r>
        <w:rPr>
          <w:rFonts w:hint="eastAsia" w:ascii="宋体" w:hAnsi="宋体"/>
          <w:sz w:val="24"/>
        </w:rPr>
        <w:t>综合性训练目标：在该课程中涉及</w:t>
      </w:r>
      <w:r>
        <w:rPr>
          <w:rFonts w:ascii="宋体" w:hAnsi="宋体"/>
          <w:sz w:val="24"/>
        </w:rPr>
        <w:t>C</w:t>
      </w:r>
      <w:r>
        <w:rPr>
          <w:rFonts w:hint="eastAsia" w:ascii="宋体" w:hAnsi="宋体"/>
          <w:sz w:val="24"/>
        </w:rPr>
        <w:t>语言</w:t>
      </w:r>
      <w:r>
        <w:rPr>
          <w:rFonts w:ascii="宋体" w:hAnsi="宋体"/>
          <w:sz w:val="24"/>
        </w:rPr>
        <w:t>的主要编程要素，如</w:t>
      </w:r>
      <w:r>
        <w:rPr>
          <w:rFonts w:hint="eastAsia" w:ascii="宋体" w:hAnsi="宋体"/>
          <w:sz w:val="24"/>
        </w:rPr>
        <w:t>典型</w:t>
      </w:r>
      <w:r>
        <w:rPr>
          <w:rFonts w:ascii="宋体" w:hAnsi="宋体"/>
          <w:sz w:val="24"/>
        </w:rPr>
        <w:t>的数据类型与控制结构</w:t>
      </w:r>
      <w:r>
        <w:rPr>
          <w:rFonts w:hint="eastAsia" w:ascii="宋体" w:hAnsi="宋体"/>
          <w:sz w:val="24"/>
        </w:rPr>
        <w:t>；覆盖多种</w:t>
      </w:r>
      <w:r>
        <w:rPr>
          <w:rFonts w:ascii="宋体" w:hAnsi="宋体"/>
          <w:sz w:val="24"/>
        </w:rPr>
        <w:t>典型的数据结构如线性结构</w:t>
      </w:r>
      <w:r>
        <w:rPr>
          <w:rFonts w:hint="eastAsia" w:ascii="宋体" w:hAnsi="宋体"/>
          <w:sz w:val="24"/>
        </w:rPr>
        <w:t>、二叉树与</w:t>
      </w:r>
      <w:r>
        <w:rPr>
          <w:rFonts w:ascii="宋体" w:hAnsi="宋体"/>
          <w:sz w:val="24"/>
        </w:rPr>
        <w:t>树结构</w:t>
      </w:r>
      <w:r>
        <w:rPr>
          <w:rFonts w:hint="eastAsia" w:ascii="宋体" w:hAnsi="宋体"/>
          <w:sz w:val="24"/>
        </w:rPr>
        <w:t>、图</w:t>
      </w:r>
      <w:r>
        <w:rPr>
          <w:rFonts w:ascii="宋体" w:hAnsi="宋体"/>
          <w:sz w:val="24"/>
        </w:rPr>
        <w:t>结构</w:t>
      </w:r>
      <w:r>
        <w:rPr>
          <w:rFonts w:hint="eastAsia" w:ascii="宋体" w:hAnsi="宋体"/>
          <w:sz w:val="24"/>
        </w:rPr>
        <w:t>、</w:t>
      </w:r>
      <w:r>
        <w:rPr>
          <w:rFonts w:ascii="宋体" w:hAnsi="宋体"/>
          <w:sz w:val="24"/>
        </w:rPr>
        <w:t>查找表结构</w:t>
      </w:r>
      <w:r>
        <w:rPr>
          <w:rFonts w:hint="eastAsia" w:ascii="宋体" w:hAnsi="宋体"/>
          <w:sz w:val="24"/>
        </w:rPr>
        <w:t>，以及数据文件的组织运用</w:t>
      </w:r>
      <w:r>
        <w:rPr>
          <w:rFonts w:ascii="宋体" w:hAnsi="宋体"/>
          <w:sz w:val="24"/>
        </w:rPr>
        <w:t>等。</w:t>
      </w:r>
      <w:r>
        <w:rPr>
          <w:rFonts w:hint="eastAsia" w:ascii="宋体" w:hAnsi="宋体"/>
          <w:sz w:val="24"/>
        </w:rPr>
        <w:t>从先前</w:t>
      </w:r>
      <w:r>
        <w:rPr>
          <w:rFonts w:ascii="宋体" w:hAnsi="宋体"/>
          <w:sz w:val="24"/>
        </w:rPr>
        <w:t>实验课的单要素</w:t>
      </w:r>
      <w:r>
        <w:rPr>
          <w:rFonts w:hint="eastAsia" w:ascii="宋体" w:hAnsi="宋体"/>
          <w:sz w:val="24"/>
        </w:rPr>
        <w:t>或</w:t>
      </w:r>
      <w:r>
        <w:rPr>
          <w:rFonts w:ascii="宋体" w:hAnsi="宋体"/>
          <w:sz w:val="24"/>
        </w:rPr>
        <w:t>单一结构训练向</w:t>
      </w:r>
      <w:r>
        <w:rPr>
          <w:rFonts w:hint="eastAsia" w:ascii="宋体" w:hAnsi="宋体"/>
          <w:sz w:val="24"/>
        </w:rPr>
        <w:t>多</w:t>
      </w:r>
      <w:r>
        <w:rPr>
          <w:rFonts w:ascii="宋体" w:hAnsi="宋体"/>
          <w:sz w:val="24"/>
        </w:rPr>
        <w:t>要素，多结构综合应用</w:t>
      </w:r>
      <w:r>
        <w:rPr>
          <w:rFonts w:hint="eastAsia" w:ascii="宋体" w:hAnsi="宋体"/>
          <w:sz w:val="24"/>
        </w:rPr>
        <w:t>训练</w:t>
      </w:r>
      <w:r>
        <w:rPr>
          <w:rFonts w:ascii="宋体" w:hAnsi="宋体"/>
          <w:sz w:val="24"/>
        </w:rPr>
        <w:t>转变</w:t>
      </w:r>
      <w:r>
        <w:rPr>
          <w:rFonts w:hint="eastAsia" w:ascii="宋体" w:hAnsi="宋体"/>
          <w:sz w:val="24"/>
        </w:rPr>
        <w:t>。</w:t>
      </w:r>
    </w:p>
    <w:p>
      <w:pPr>
        <w:spacing w:line="360" w:lineRule="auto"/>
        <w:ind w:firstLine="480" w:firstLineChars="200"/>
        <w:rPr>
          <w:rFonts w:ascii="宋体"/>
          <w:sz w:val="24"/>
        </w:rPr>
      </w:pPr>
      <w:r>
        <w:rPr>
          <w:rFonts w:hint="eastAsia" w:ascii="宋体" w:hAnsi="宋体"/>
          <w:sz w:val="24"/>
        </w:rPr>
        <w:t>(</w:t>
      </w:r>
      <w:r>
        <w:rPr>
          <w:rFonts w:ascii="宋体" w:hAnsi="宋体"/>
          <w:sz w:val="24"/>
        </w:rPr>
        <w:t>2)</w:t>
      </w:r>
      <w:r>
        <w:rPr>
          <w:rFonts w:hint="eastAsia" w:ascii="宋体" w:hAnsi="宋体"/>
          <w:sz w:val="24"/>
        </w:rPr>
        <w:t>培养</w:t>
      </w:r>
      <w:r>
        <w:rPr>
          <w:rFonts w:ascii="宋体" w:hAnsi="宋体"/>
          <w:sz w:val="24"/>
        </w:rPr>
        <w:t>应用问题</w:t>
      </w:r>
      <w:r>
        <w:rPr>
          <w:rFonts w:hint="eastAsia" w:ascii="宋体" w:hAnsi="宋体"/>
          <w:sz w:val="24"/>
        </w:rPr>
        <w:t>的</w:t>
      </w:r>
      <w:r>
        <w:rPr>
          <w:rFonts w:ascii="宋体" w:hAnsi="宋体"/>
          <w:sz w:val="24"/>
        </w:rPr>
        <w:t>求解</w:t>
      </w:r>
      <w:r>
        <w:rPr>
          <w:rFonts w:hint="eastAsia" w:ascii="宋体" w:hAnsi="宋体"/>
          <w:sz w:val="24"/>
        </w:rPr>
        <w:t>能力：程序设计</w:t>
      </w:r>
      <w:r>
        <w:rPr>
          <w:rFonts w:ascii="宋体" w:hAnsi="宋体"/>
          <w:sz w:val="24"/>
        </w:rPr>
        <w:t>是为问题求解服务的，提高</w:t>
      </w:r>
      <w:r>
        <w:rPr>
          <w:rFonts w:hint="eastAsia" w:ascii="宋体" w:hAnsi="宋体"/>
          <w:sz w:val="24"/>
        </w:rPr>
        <w:t>对</w:t>
      </w:r>
      <w:r>
        <w:rPr>
          <w:rFonts w:ascii="宋体" w:hAnsi="宋体"/>
          <w:sz w:val="24"/>
        </w:rPr>
        <w:t>应用</w:t>
      </w:r>
      <w:r>
        <w:rPr>
          <w:rFonts w:hint="eastAsia" w:ascii="宋体" w:hAnsi="宋体"/>
          <w:sz w:val="24"/>
        </w:rPr>
        <w:t>问题</w:t>
      </w:r>
      <w:r>
        <w:rPr>
          <w:rFonts w:ascii="宋体" w:hAnsi="宋体"/>
          <w:sz w:val="24"/>
        </w:rPr>
        <w:t>进行</w:t>
      </w:r>
      <w:r>
        <w:rPr>
          <w:rFonts w:hint="eastAsia" w:ascii="宋体" w:hAnsi="宋体"/>
          <w:sz w:val="24"/>
        </w:rPr>
        <w:t>分析、数据</w:t>
      </w:r>
      <w:r>
        <w:rPr>
          <w:rFonts w:ascii="宋体" w:hAnsi="宋体"/>
          <w:sz w:val="24"/>
        </w:rPr>
        <w:t>抽象与建模</w:t>
      </w:r>
      <w:r>
        <w:rPr>
          <w:rFonts w:hint="eastAsia" w:ascii="宋体" w:hAnsi="宋体"/>
          <w:sz w:val="24"/>
        </w:rPr>
        <w:t>、</w:t>
      </w:r>
      <w:r>
        <w:rPr>
          <w:rFonts w:ascii="宋体" w:hAnsi="宋体"/>
          <w:sz w:val="24"/>
        </w:rPr>
        <w:t>问题定义与功能划分</w:t>
      </w:r>
      <w:r>
        <w:rPr>
          <w:rFonts w:hint="eastAsia" w:ascii="宋体" w:hAnsi="宋体"/>
          <w:sz w:val="24"/>
        </w:rPr>
        <w:t>、基础数据收集与测试用例构造</w:t>
      </w:r>
      <w:r>
        <w:rPr>
          <w:rFonts w:ascii="宋体" w:hAnsi="宋体"/>
          <w:sz w:val="24"/>
        </w:rPr>
        <w:t>等综合</w:t>
      </w:r>
      <w:r>
        <w:rPr>
          <w:rFonts w:hint="eastAsia" w:ascii="宋体" w:hAnsi="宋体"/>
          <w:sz w:val="24"/>
        </w:rPr>
        <w:t>分析与</w:t>
      </w:r>
      <w:r>
        <w:rPr>
          <w:rFonts w:ascii="宋体" w:hAnsi="宋体"/>
          <w:sz w:val="24"/>
        </w:rPr>
        <w:t>表示能力</w:t>
      </w:r>
      <w:r>
        <w:rPr>
          <w:rFonts w:hint="eastAsia" w:ascii="宋体" w:hAnsi="宋体"/>
          <w:sz w:val="24"/>
        </w:rPr>
        <w:t>。</w:t>
      </w:r>
    </w:p>
    <w:p>
      <w:pPr>
        <w:spacing w:line="360" w:lineRule="auto"/>
        <w:ind w:firstLine="480" w:firstLineChars="200"/>
        <w:rPr>
          <w:rFonts w:ascii="宋体"/>
          <w:sz w:val="24"/>
        </w:rPr>
      </w:pPr>
      <w:r>
        <w:rPr>
          <w:rFonts w:hint="eastAsia" w:ascii="宋体" w:hAnsi="宋体"/>
          <w:sz w:val="24"/>
        </w:rPr>
        <w:t>(</w:t>
      </w:r>
      <w:r>
        <w:rPr>
          <w:rFonts w:ascii="宋体" w:hAnsi="宋体"/>
          <w:sz w:val="24"/>
        </w:rPr>
        <w:t>3)</w:t>
      </w:r>
      <w:r>
        <w:rPr>
          <w:rFonts w:hint="eastAsia" w:ascii="宋体" w:hAnsi="宋体"/>
          <w:sz w:val="24"/>
        </w:rPr>
        <w:t>程序编写向程序设计转化：在</w:t>
      </w:r>
      <w:r>
        <w:rPr>
          <w:rFonts w:ascii="宋体" w:hAnsi="宋体"/>
          <w:sz w:val="24"/>
        </w:rPr>
        <w:t>实验</w:t>
      </w:r>
      <w:r>
        <w:rPr>
          <w:rFonts w:hint="eastAsia" w:ascii="宋体" w:hAnsi="宋体"/>
          <w:sz w:val="24"/>
        </w:rPr>
        <w:t>课程</w:t>
      </w:r>
      <w:r>
        <w:rPr>
          <w:rFonts w:ascii="宋体" w:hAnsi="宋体"/>
          <w:sz w:val="24"/>
        </w:rPr>
        <w:t>中</w:t>
      </w:r>
      <w:r>
        <w:rPr>
          <w:rFonts w:hint="eastAsia" w:ascii="宋体" w:hAnsi="宋体"/>
          <w:sz w:val="24"/>
        </w:rPr>
        <w:t>，</w:t>
      </w:r>
      <w:r>
        <w:rPr>
          <w:rFonts w:ascii="宋体" w:hAnsi="宋体"/>
          <w:sz w:val="24"/>
        </w:rPr>
        <w:t>老师基本描述了相关数据结构，程序框架及主要算法，基于此进行程序编写训练，其属于验证与复现性</w:t>
      </w:r>
      <w:r>
        <w:rPr>
          <w:rFonts w:hint="eastAsia" w:ascii="宋体" w:hAnsi="宋体"/>
          <w:sz w:val="24"/>
        </w:rPr>
        <w:t>编程</w:t>
      </w:r>
      <w:r>
        <w:rPr>
          <w:rFonts w:ascii="宋体" w:hAnsi="宋体"/>
          <w:sz w:val="24"/>
        </w:rPr>
        <w:t>实践。</w:t>
      </w:r>
      <w:r>
        <w:rPr>
          <w:rFonts w:hint="eastAsia" w:ascii="宋体" w:hAnsi="宋体"/>
          <w:sz w:val="24"/>
        </w:rPr>
        <w:t>“程序设计综合”要求</w:t>
      </w:r>
      <w:r>
        <w:rPr>
          <w:rFonts w:ascii="宋体" w:hAnsi="宋体"/>
          <w:sz w:val="24"/>
        </w:rPr>
        <w:t>同学们基于对应用问题的分析，建立求解模型，设计数据结构与主要算法</w:t>
      </w:r>
      <w:r>
        <w:rPr>
          <w:rFonts w:hint="eastAsia" w:ascii="宋体" w:hAnsi="宋体"/>
          <w:sz w:val="24"/>
        </w:rPr>
        <w:t>，</w:t>
      </w:r>
      <w:r>
        <w:rPr>
          <w:rFonts w:ascii="宋体" w:hAnsi="宋体"/>
          <w:sz w:val="24"/>
        </w:rPr>
        <w:t>从而进行程序设计，更多</w:t>
      </w:r>
      <w:r>
        <w:rPr>
          <w:rFonts w:hint="eastAsia" w:ascii="宋体" w:hAnsi="宋体"/>
          <w:sz w:val="24"/>
        </w:rPr>
        <w:t>地</w:t>
      </w:r>
      <w:r>
        <w:rPr>
          <w:rFonts w:ascii="宋体" w:hAnsi="宋体"/>
          <w:sz w:val="24"/>
        </w:rPr>
        <w:t>体现“设计”</w:t>
      </w:r>
      <w:r>
        <w:rPr>
          <w:rFonts w:hint="eastAsia" w:ascii="宋体" w:hAnsi="宋体"/>
          <w:sz w:val="24"/>
        </w:rPr>
        <w:t>的</w:t>
      </w:r>
      <w:r>
        <w:rPr>
          <w:rFonts w:ascii="宋体" w:hAnsi="宋体"/>
          <w:sz w:val="24"/>
        </w:rPr>
        <w:t>内涵与</w:t>
      </w:r>
      <w:r>
        <w:rPr>
          <w:rFonts w:hint="eastAsia" w:ascii="宋体" w:hAnsi="宋体"/>
          <w:sz w:val="24"/>
        </w:rPr>
        <w:t>份</w:t>
      </w:r>
      <w:r>
        <w:rPr>
          <w:rFonts w:ascii="宋体" w:hAnsi="宋体"/>
          <w:sz w:val="24"/>
        </w:rPr>
        <w:t>量。</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进一步培养编程</w:t>
      </w:r>
      <w:r>
        <w:rPr>
          <w:rFonts w:ascii="宋体" w:hAnsi="宋体"/>
          <w:sz w:val="24"/>
        </w:rPr>
        <w:t>规范性与工程化素养</w:t>
      </w:r>
      <w:r>
        <w:rPr>
          <w:rFonts w:hint="eastAsia" w:ascii="宋体" w:hAnsi="宋体"/>
          <w:sz w:val="24"/>
        </w:rPr>
        <w:t>：通过“程序设计综合课程设计”的实践进一步</w:t>
      </w:r>
      <w:r>
        <w:rPr>
          <w:rFonts w:ascii="宋体" w:hAnsi="宋体"/>
          <w:sz w:val="24"/>
        </w:rPr>
        <w:t>培养</w:t>
      </w:r>
      <w:r>
        <w:rPr>
          <w:rFonts w:hint="eastAsia" w:ascii="宋体" w:hAnsi="宋体"/>
          <w:sz w:val="24"/>
        </w:rPr>
        <w:t>良好</w:t>
      </w:r>
      <w:r>
        <w:rPr>
          <w:rFonts w:ascii="宋体" w:hAnsi="宋体"/>
          <w:sz w:val="24"/>
        </w:rPr>
        <w:t>的</w:t>
      </w:r>
      <w:r>
        <w:rPr>
          <w:rFonts w:hint="eastAsia" w:ascii="宋体" w:hAnsi="宋体"/>
          <w:sz w:val="24"/>
        </w:rPr>
        <w:t>规范性</w:t>
      </w:r>
      <w:r>
        <w:rPr>
          <w:rFonts w:ascii="宋体" w:hAnsi="宋体"/>
          <w:sz w:val="24"/>
        </w:rPr>
        <w:t>编程习惯</w:t>
      </w:r>
      <w:r>
        <w:rPr>
          <w:rFonts w:hint="eastAsia" w:ascii="宋体" w:hAnsi="宋体"/>
          <w:sz w:val="24"/>
        </w:rPr>
        <w:t>，</w:t>
      </w:r>
      <w:r>
        <w:rPr>
          <w:rFonts w:ascii="宋体" w:hAnsi="宋体"/>
          <w:sz w:val="24"/>
        </w:rPr>
        <w:t>以及一定的程序设计与软件开发的工程化素养，</w:t>
      </w:r>
      <w:r>
        <w:rPr>
          <w:rFonts w:hint="eastAsia" w:ascii="宋体" w:hAnsi="宋体"/>
          <w:sz w:val="24"/>
        </w:rPr>
        <w:t>按照问题</w:t>
      </w:r>
      <w:r>
        <w:rPr>
          <w:rFonts w:ascii="宋体" w:hAnsi="宋体"/>
          <w:sz w:val="24"/>
        </w:rPr>
        <w:t>定义</w:t>
      </w:r>
      <w:r>
        <w:rPr>
          <w:rFonts w:hint="eastAsia" w:ascii="宋体" w:hAnsi="宋体"/>
          <w:sz w:val="24"/>
        </w:rPr>
        <w:t>、必要</w:t>
      </w:r>
      <w:r>
        <w:rPr>
          <w:rFonts w:ascii="宋体" w:hAnsi="宋体"/>
          <w:sz w:val="24"/>
        </w:rPr>
        <w:t>的</w:t>
      </w:r>
      <w:r>
        <w:rPr>
          <w:rFonts w:hint="eastAsia" w:ascii="宋体" w:hAnsi="宋体"/>
          <w:sz w:val="24"/>
        </w:rPr>
        <w:t>需求分析、系统</w:t>
      </w:r>
      <w:r>
        <w:rPr>
          <w:rFonts w:ascii="宋体" w:hAnsi="宋体"/>
          <w:sz w:val="24"/>
        </w:rPr>
        <w:t>设计</w:t>
      </w:r>
      <w:r>
        <w:rPr>
          <w:rFonts w:hint="eastAsia" w:ascii="宋体" w:hAnsi="宋体"/>
          <w:sz w:val="24"/>
        </w:rPr>
        <w:t>、编程</w:t>
      </w:r>
      <w:r>
        <w:rPr>
          <w:rFonts w:ascii="宋体" w:hAnsi="宋体"/>
          <w:sz w:val="24"/>
        </w:rPr>
        <w:t>实现</w:t>
      </w:r>
      <w:r>
        <w:rPr>
          <w:rFonts w:hint="eastAsia" w:ascii="宋体" w:hAnsi="宋体"/>
          <w:sz w:val="24"/>
        </w:rPr>
        <w:t>、程序</w:t>
      </w:r>
      <w:r>
        <w:rPr>
          <w:rFonts w:ascii="宋体" w:hAnsi="宋体"/>
          <w:sz w:val="24"/>
        </w:rPr>
        <w:t>测试分析及</w:t>
      </w:r>
      <w:r>
        <w:rPr>
          <w:rFonts w:hint="eastAsia" w:ascii="宋体" w:hAnsi="宋体"/>
          <w:sz w:val="24"/>
        </w:rPr>
        <w:t>编制程序设计综合课程设计报告的</w:t>
      </w:r>
      <w:r>
        <w:rPr>
          <w:rFonts w:ascii="宋体" w:hAnsi="宋体"/>
          <w:sz w:val="24"/>
        </w:rPr>
        <w:t>流程</w:t>
      </w:r>
      <w:r>
        <w:rPr>
          <w:rFonts w:hint="eastAsia" w:ascii="宋体" w:hAnsi="宋体"/>
          <w:sz w:val="24"/>
        </w:rPr>
        <w:t>，来</w:t>
      </w:r>
      <w:r>
        <w:rPr>
          <w:rFonts w:ascii="宋体" w:hAnsi="宋体"/>
          <w:sz w:val="24"/>
        </w:rPr>
        <w:t>组织本实践课程的开展与</w:t>
      </w:r>
      <w:r>
        <w:rPr>
          <w:rFonts w:hint="eastAsia" w:ascii="宋体" w:hAnsi="宋体"/>
          <w:sz w:val="24"/>
        </w:rPr>
        <w:t>进行</w:t>
      </w:r>
      <w:r>
        <w:rPr>
          <w:rFonts w:ascii="宋体" w:hAnsi="宋体"/>
          <w:sz w:val="24"/>
        </w:rPr>
        <w:t>，形成初步的工程化程序设计</w:t>
      </w:r>
      <w:r>
        <w:rPr>
          <w:rFonts w:hint="eastAsia" w:ascii="宋体" w:hAnsi="宋体"/>
          <w:sz w:val="24"/>
        </w:rPr>
        <w:t>素养。</w:t>
      </w:r>
    </w:p>
    <w:p>
      <w:pPr>
        <w:spacing w:line="360" w:lineRule="auto"/>
        <w:ind w:firstLine="480" w:firstLineChars="200"/>
        <w:rPr>
          <w:rFonts w:ascii="宋体"/>
          <w:sz w:val="24"/>
        </w:rPr>
      </w:pPr>
    </w:p>
    <w:p>
      <w:pPr>
        <w:pStyle w:val="3"/>
        <w:spacing w:before="156" w:beforeLines="50" w:after="156" w:afterLines="50" w:line="360" w:lineRule="auto"/>
        <w:rPr>
          <w:rFonts w:ascii="黑体"/>
          <w:sz w:val="28"/>
          <w:szCs w:val="28"/>
        </w:rPr>
      </w:pPr>
      <w:bookmarkStart w:id="11" w:name="_Toc426875418"/>
      <w:bookmarkStart w:id="12" w:name="_Toc441163492"/>
      <w:bookmarkStart w:id="13" w:name="_Toc123048734"/>
      <w:r>
        <w:rPr>
          <w:rFonts w:ascii="黑体" w:hAnsi="黑体"/>
          <w:sz w:val="28"/>
          <w:szCs w:val="28"/>
        </w:rPr>
        <w:t xml:space="preserve">1.3 </w:t>
      </w:r>
      <w:r>
        <w:rPr>
          <w:rFonts w:hint="eastAsia" w:ascii="黑体" w:hAnsi="黑体"/>
          <w:sz w:val="28"/>
          <w:szCs w:val="28"/>
        </w:rPr>
        <w:t>课程任务</w:t>
      </w:r>
      <w:bookmarkEnd w:id="11"/>
      <w:bookmarkEnd w:id="12"/>
      <w:bookmarkEnd w:id="13"/>
    </w:p>
    <w:p>
      <w:pPr>
        <w:spacing w:line="360" w:lineRule="auto"/>
        <w:ind w:firstLine="480" w:firstLineChars="200"/>
        <w:rPr>
          <w:rFonts w:ascii="宋体" w:hAnsi="宋体"/>
          <w:sz w:val="24"/>
        </w:rPr>
      </w:pPr>
      <w:r>
        <w:rPr>
          <w:rFonts w:hint="eastAsia" w:ascii="宋体" w:hAnsi="宋体"/>
          <w:sz w:val="24"/>
        </w:rPr>
        <w:t>在选择与确定了“程序设计综合课程设计”的设计问题之后，按工程化的基本流程分别完成如下任务：</w:t>
      </w:r>
    </w:p>
    <w:p>
      <w:pPr>
        <w:spacing w:line="360" w:lineRule="auto"/>
        <w:ind w:firstLine="480" w:firstLineChars="200"/>
        <w:rPr>
          <w:rFonts w:ascii="宋体" w:hAnsi="宋体"/>
          <w:sz w:val="24"/>
        </w:rPr>
      </w:pPr>
      <w:r>
        <w:rPr>
          <w:rFonts w:hint="eastAsia" w:ascii="宋体" w:hAnsi="宋体"/>
          <w:sz w:val="24"/>
        </w:rPr>
        <w:t>⑴阅读“程序设计综合课程设计”任务书，熟悉问题，查阅文献，了解问题背景及相关知识。</w:t>
      </w:r>
    </w:p>
    <w:p>
      <w:pPr>
        <w:spacing w:line="360" w:lineRule="auto"/>
        <w:ind w:firstLine="480" w:firstLineChars="200"/>
        <w:rPr>
          <w:rFonts w:ascii="宋体" w:hAnsi="宋体"/>
          <w:sz w:val="24"/>
        </w:rPr>
      </w:pPr>
      <w:r>
        <w:rPr>
          <w:rFonts w:hint="eastAsia" w:ascii="宋体" w:hAnsi="宋体"/>
          <w:sz w:val="24"/>
        </w:rPr>
        <w:t>⑵对设计问题进行需求分析，分析问题中所涉及的数据对象，划分功能，人机交互需求与数据文件读写等，并对问题进行形式化表示。</w:t>
      </w:r>
    </w:p>
    <w:p>
      <w:pPr>
        <w:spacing w:line="360" w:lineRule="auto"/>
        <w:ind w:firstLine="480" w:firstLineChars="200"/>
        <w:rPr>
          <w:rFonts w:ascii="宋体" w:hAnsi="宋体"/>
          <w:sz w:val="24"/>
        </w:rPr>
      </w:pPr>
      <w:r>
        <w:rPr>
          <w:rFonts w:hint="eastAsia" w:ascii="宋体" w:hAnsi="宋体"/>
          <w:sz w:val="24"/>
        </w:rPr>
        <w:t>⑶基于上述需求分析，进行系统设计，明确程序的模块结构；设计数据结构（逻辑结构及其物理结构），参考并设计主要子问题的求解算法。</w:t>
      </w:r>
    </w:p>
    <w:p>
      <w:pPr>
        <w:spacing w:line="360" w:lineRule="auto"/>
        <w:ind w:firstLine="480" w:firstLineChars="200"/>
        <w:rPr>
          <w:rFonts w:ascii="宋体" w:hAnsi="宋体"/>
          <w:sz w:val="24"/>
        </w:rPr>
      </w:pPr>
      <w:r>
        <w:rPr>
          <w:rFonts w:hint="eastAsia" w:ascii="宋体" w:hAnsi="宋体"/>
          <w:sz w:val="24"/>
        </w:rPr>
        <w:t>⑷程序实现，基于系统设计，制定相应的实现方案，编写各程序模块，完成程序编写与调试任务。建议了解与练习</w:t>
      </w:r>
      <w:r>
        <w:rPr>
          <w:rFonts w:hint="eastAsia" w:ascii="宋体" w:hAnsi="宋体"/>
          <w:b/>
          <w:bCs/>
          <w:sz w:val="24"/>
        </w:rPr>
        <w:t>编写程序安装与使用说明</w:t>
      </w:r>
      <w:r>
        <w:rPr>
          <w:rFonts w:hint="eastAsia" w:ascii="宋体" w:hAnsi="宋体"/>
          <w:sz w:val="24"/>
        </w:rPr>
        <w:t>。</w:t>
      </w:r>
    </w:p>
    <w:p>
      <w:pPr>
        <w:spacing w:line="360" w:lineRule="auto"/>
        <w:ind w:firstLine="480" w:firstLineChars="200"/>
        <w:rPr>
          <w:rFonts w:ascii="宋体" w:hAnsi="宋体"/>
          <w:sz w:val="24"/>
        </w:rPr>
      </w:pPr>
      <w:r>
        <w:rPr>
          <w:rFonts w:hint="eastAsia" w:ascii="宋体" w:hAnsi="宋体"/>
          <w:sz w:val="24"/>
        </w:rPr>
        <w:t>⑸程序测试，设计测试用例对程序进行功能测试，性能测量及理论分析。</w:t>
      </w:r>
    </w:p>
    <w:p>
      <w:pPr>
        <w:spacing w:line="360" w:lineRule="auto"/>
        <w:ind w:firstLine="480" w:firstLineChars="200"/>
        <w:rPr>
          <w:rFonts w:ascii="宋体" w:hAnsi="宋体"/>
          <w:sz w:val="24"/>
        </w:rPr>
      </w:pPr>
      <w:r>
        <w:rPr>
          <w:rFonts w:hint="eastAsia" w:ascii="宋体" w:hAnsi="宋体"/>
          <w:sz w:val="24"/>
        </w:rPr>
        <w:t>⑹程序优化，对设计方案中的结构，算法进行一定优化，测试与分析性能改善结果。</w:t>
      </w:r>
    </w:p>
    <w:p>
      <w:pPr>
        <w:spacing w:line="360" w:lineRule="auto"/>
        <w:ind w:firstLine="480" w:firstLineChars="200"/>
        <w:rPr>
          <w:rFonts w:ascii="宋体" w:hAnsi="宋体"/>
          <w:sz w:val="24"/>
        </w:rPr>
      </w:pPr>
      <w:r>
        <w:rPr>
          <w:rFonts w:hint="eastAsia" w:ascii="宋体" w:hAnsi="宋体"/>
          <w:sz w:val="24"/>
        </w:rPr>
        <w:t>⑺设计总结，按规范化要求撰写“程序设计综合课程设计”报告。</w:t>
      </w:r>
    </w:p>
    <w:p>
      <w:pPr>
        <w:spacing w:line="360" w:lineRule="auto"/>
        <w:ind w:firstLine="480" w:firstLineChars="200"/>
        <w:rPr>
          <w:rFonts w:ascii="黑体" w:hAnsi="黑体" w:eastAsia="黑体"/>
          <w:sz w:val="36"/>
          <w:szCs w:val="36"/>
        </w:rPr>
      </w:pPr>
      <w:r>
        <w:rPr>
          <w:rFonts w:hint="eastAsia" w:ascii="宋体" w:hAnsi="宋体"/>
          <w:sz w:val="24"/>
        </w:rPr>
        <w:t>⑻成果提交：将程序源代码/工程文件、可独立运行的可执行程序、简要程序安装和使用说明及“程序设计综合课程设计”报告电子版打包，文件夹名称格式为“专业班级</w:t>
      </w:r>
      <w:r>
        <w:rPr>
          <w:rFonts w:ascii="宋体"/>
          <w:sz w:val="24"/>
        </w:rPr>
        <w:t>-</w:t>
      </w:r>
      <w:r>
        <w:rPr>
          <w:rFonts w:hint="eastAsia" w:ascii="宋体" w:hAnsi="宋体"/>
          <w:sz w:val="24"/>
        </w:rPr>
        <w:t>学号姓名”,如：网安21</w:t>
      </w:r>
      <w:r>
        <w:rPr>
          <w:rFonts w:ascii="宋体" w:hAnsi="宋体"/>
          <w:sz w:val="24"/>
        </w:rPr>
        <w:t>02-U20</w:t>
      </w:r>
      <w:r>
        <w:rPr>
          <w:rFonts w:hint="eastAsia" w:ascii="宋体" w:hAnsi="宋体"/>
          <w:sz w:val="24"/>
        </w:rPr>
        <w:t>21</w:t>
      </w:r>
      <w:r>
        <w:rPr>
          <w:rFonts w:ascii="宋体" w:hAnsi="宋体"/>
          <w:sz w:val="24"/>
        </w:rPr>
        <w:t>14999</w:t>
      </w:r>
      <w:r>
        <w:rPr>
          <w:rFonts w:hint="eastAsia" w:ascii="宋体" w:hAnsi="宋体"/>
          <w:sz w:val="24"/>
        </w:rPr>
        <w:t>李某某。并将设计报告打印为纸质版（A4双面打印），然后以班为单位在指定时间（一般在设计课结束后两周内）集体提交到指导老师。</w:t>
      </w:r>
    </w:p>
    <w:p>
      <w:pPr>
        <w:pStyle w:val="2"/>
        <w:spacing w:before="156" w:beforeLines="50" w:after="156" w:afterLines="50" w:line="240" w:lineRule="auto"/>
        <w:jc w:val="center"/>
        <w:rPr>
          <w:rFonts w:ascii="黑体" w:hAnsi="黑体" w:eastAsia="黑体"/>
          <w:sz w:val="36"/>
          <w:szCs w:val="36"/>
        </w:rPr>
      </w:pPr>
      <w:bookmarkStart w:id="14" w:name="_Toc441163493"/>
      <w:bookmarkStart w:id="15" w:name="_Toc426875431"/>
      <w:bookmarkStart w:id="16" w:name="_Toc123048735"/>
      <w:r>
        <w:rPr>
          <w:rFonts w:hint="eastAsia" w:ascii="黑体" w:hAnsi="黑体" w:eastAsia="黑体"/>
          <w:sz w:val="36"/>
          <w:szCs w:val="36"/>
        </w:rPr>
        <w:t>2设计</w:t>
      </w:r>
      <w:r>
        <w:rPr>
          <w:rFonts w:ascii="黑体" w:hAnsi="黑体" w:eastAsia="黑体"/>
          <w:sz w:val="36"/>
          <w:szCs w:val="36"/>
        </w:rPr>
        <w:t>问题：</w:t>
      </w:r>
      <w:r>
        <w:rPr>
          <w:rFonts w:hint="eastAsia" w:ascii="黑体" w:hAnsi="黑体" w:eastAsia="黑体"/>
          <w:sz w:val="36"/>
          <w:szCs w:val="36"/>
        </w:rPr>
        <w:t>移动终端与GSM蜂窝网络的通信模拟</w:t>
      </w:r>
      <w:bookmarkEnd w:id="14"/>
      <w:bookmarkEnd w:id="15"/>
      <w:bookmarkEnd w:id="16"/>
    </w:p>
    <w:p>
      <w:pPr>
        <w:pStyle w:val="3"/>
        <w:spacing w:before="156" w:beforeLines="50" w:after="156" w:afterLines="50" w:line="360" w:lineRule="auto"/>
        <w:rPr>
          <w:rFonts w:ascii="黑体"/>
          <w:sz w:val="28"/>
          <w:szCs w:val="28"/>
        </w:rPr>
      </w:pPr>
      <w:bookmarkStart w:id="17" w:name="_Toc441163494"/>
      <w:bookmarkStart w:id="18" w:name="_Toc426875432"/>
      <w:bookmarkStart w:id="19" w:name="_Toc532725141"/>
      <w:bookmarkStart w:id="20" w:name="_Toc123048736"/>
      <w:r>
        <w:rPr>
          <w:rFonts w:hint="eastAsia" w:ascii="黑体" w:hAnsi="黑体"/>
          <w:sz w:val="28"/>
          <w:szCs w:val="28"/>
        </w:rPr>
        <w:t>2</w:t>
      </w:r>
      <w:r>
        <w:rPr>
          <w:rFonts w:ascii="黑体" w:hAnsi="黑体"/>
          <w:sz w:val="28"/>
          <w:szCs w:val="28"/>
        </w:rPr>
        <w:t xml:space="preserve">.1 </w:t>
      </w:r>
      <w:bookmarkEnd w:id="17"/>
      <w:bookmarkEnd w:id="18"/>
      <w:r>
        <w:rPr>
          <w:rFonts w:hint="eastAsia" w:ascii="黑体" w:hAnsi="黑体"/>
          <w:sz w:val="28"/>
          <w:szCs w:val="28"/>
        </w:rPr>
        <w:t>问题概述</w:t>
      </w:r>
      <w:bookmarkEnd w:id="19"/>
      <w:bookmarkEnd w:id="20"/>
    </w:p>
    <w:p>
      <w:pPr>
        <w:spacing w:line="360" w:lineRule="auto"/>
        <w:ind w:firstLine="420"/>
        <w:rPr>
          <w:rFonts w:ascii="宋体" w:hAnsi="宋体"/>
          <w:sz w:val="24"/>
        </w:rPr>
      </w:pPr>
      <w:r>
        <w:rPr>
          <w:rFonts w:hint="eastAsia" w:ascii="宋体" w:hAnsi="宋体"/>
          <w:sz w:val="24"/>
        </w:rPr>
        <w:t>现分布有包含多个城市、乡镇和道路区域的GSM通信基站，移动终端在给定的路径以不同的速度经过市区街道、乡村道路、城市等，在移动过程中需要合理切换与通信基站的连接来保持正常通信。依据给定的数据，请计算出移动终端切换基站的（地点，时间）序列，并判断是否存在无法连接蜂窝网络的间隙。</w:t>
      </w:r>
    </w:p>
    <w:p>
      <w:pPr>
        <w:spacing w:line="360" w:lineRule="auto"/>
        <w:ind w:firstLine="420"/>
        <w:jc w:val="center"/>
        <w:rPr>
          <w:rFonts w:ascii="宋体" w:hAnsi="宋体"/>
          <w:sz w:val="24"/>
        </w:rPr>
      </w:pPr>
      <w:r>
        <w:drawing>
          <wp:inline distT="0" distB="0" distL="0" distR="0">
            <wp:extent cx="3109595" cy="17132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141779" cy="1730943"/>
                    </a:xfrm>
                    <a:prstGeom prst="rect">
                      <a:avLst/>
                    </a:prstGeom>
                  </pic:spPr>
                </pic:pic>
              </a:graphicData>
            </a:graphic>
          </wp:inline>
        </w:drawing>
      </w:r>
    </w:p>
    <w:p>
      <w:pPr>
        <w:spacing w:line="360" w:lineRule="auto"/>
        <w:ind w:firstLine="420"/>
        <w:jc w:val="center"/>
        <w:rPr>
          <w:rFonts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蜂窝网络示意图</w:t>
      </w:r>
    </w:p>
    <w:p>
      <w:pPr>
        <w:spacing w:line="360" w:lineRule="auto"/>
        <w:ind w:firstLine="420"/>
        <w:jc w:val="center"/>
        <w:rPr>
          <w:rFonts w:ascii="宋体" w:hAnsi="宋体"/>
          <w:sz w:val="24"/>
        </w:rPr>
      </w:pPr>
      <w:r>
        <w:rPr>
          <w:rFonts w:hint="eastAsia" w:ascii="宋体" w:hAnsi="宋体"/>
          <w:sz w:val="24"/>
        </w:rPr>
        <w:t xml:space="preserve"> </w:t>
      </w:r>
      <w:r>
        <w:drawing>
          <wp:inline distT="0" distB="0" distL="0" distR="0">
            <wp:extent cx="2904490" cy="2619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941556" cy="2653281"/>
                    </a:xfrm>
                    <a:prstGeom prst="rect">
                      <a:avLst/>
                    </a:prstGeom>
                  </pic:spPr>
                </pic:pic>
              </a:graphicData>
            </a:graphic>
          </wp:inline>
        </w:drawing>
      </w:r>
    </w:p>
    <w:p>
      <w:pPr>
        <w:spacing w:line="360" w:lineRule="auto"/>
        <w:ind w:firstLine="1260" w:firstLineChars="600"/>
        <w:jc w:val="center"/>
        <w:rPr>
          <w:rFonts w:ascii="宋体" w:hAnsi="宋体"/>
          <w:szCs w:val="21"/>
        </w:rPr>
      </w:pPr>
      <w:r>
        <w:rPr>
          <w:rFonts w:hint="eastAsia" w:ascii="宋体" w:hAnsi="宋体"/>
          <w:szCs w:val="21"/>
        </w:rPr>
        <w:t>图2</w:t>
      </w:r>
      <w:r>
        <w:rPr>
          <w:rFonts w:ascii="宋体" w:hAnsi="宋体"/>
          <w:szCs w:val="21"/>
        </w:rPr>
        <w:t xml:space="preserve"> </w:t>
      </w:r>
      <w:r>
        <w:rPr>
          <w:rFonts w:hint="eastAsia" w:ascii="宋体" w:hAnsi="宋体"/>
          <w:szCs w:val="21"/>
        </w:rPr>
        <w:t>手机与基站连接切换示意图</w:t>
      </w:r>
    </w:p>
    <w:p>
      <w:pPr>
        <w:spacing w:line="360" w:lineRule="auto"/>
        <w:ind w:firstLine="420"/>
        <w:jc w:val="center"/>
        <w:rPr>
          <w:rFonts w:ascii="宋体" w:hAnsi="宋体"/>
          <w:sz w:val="24"/>
        </w:rPr>
      </w:pPr>
    </w:p>
    <w:p>
      <w:pPr>
        <w:spacing w:line="360" w:lineRule="auto"/>
        <w:ind w:firstLine="420"/>
        <w:rPr>
          <w:rFonts w:ascii="仿宋" w:hAnsi="仿宋" w:eastAsia="仿宋"/>
          <w:b/>
          <w:bCs/>
          <w:color w:val="333333"/>
          <w:szCs w:val="21"/>
          <w:shd w:val="clear" w:color="auto" w:fill="FFFFFF"/>
        </w:rPr>
      </w:pPr>
      <w:bookmarkStart w:id="21" w:name="_Hlk123891983"/>
      <w:r>
        <w:rPr>
          <w:rFonts w:hint="eastAsia" w:ascii="仿宋" w:hAnsi="仿宋" w:eastAsia="仿宋"/>
          <w:b/>
          <w:bCs/>
          <w:color w:val="333333"/>
          <w:szCs w:val="21"/>
          <w:shd w:val="clear" w:color="auto" w:fill="FFFFFF"/>
        </w:rPr>
        <w:t>补充资料1：伪基站</w:t>
      </w:r>
    </w:p>
    <w:bookmarkEnd w:id="21"/>
    <w:p>
      <w:pPr>
        <w:spacing w:line="360" w:lineRule="auto"/>
        <w:ind w:firstLine="420"/>
        <w:rPr>
          <w:rFonts w:ascii="仿宋" w:hAnsi="仿宋" w:eastAsia="仿宋"/>
          <w:color w:val="333333"/>
          <w:szCs w:val="21"/>
          <w:shd w:val="clear" w:color="auto" w:fill="FFFFFF"/>
        </w:rPr>
      </w:pPr>
      <w:r>
        <w:rPr>
          <w:rFonts w:hint="eastAsia" w:ascii="仿宋" w:hAnsi="仿宋" w:eastAsia="仿宋"/>
          <w:b/>
          <w:bCs/>
          <w:color w:val="333333"/>
          <w:szCs w:val="21"/>
          <w:shd w:val="clear" w:color="auto" w:fill="FFFFFF"/>
        </w:rPr>
        <w:t>伪基站</w:t>
      </w:r>
      <w:r>
        <w:rPr>
          <w:rFonts w:hint="eastAsia" w:ascii="仿宋" w:hAnsi="仿宋" w:eastAsia="仿宋"/>
          <w:color w:val="333333"/>
          <w:szCs w:val="21"/>
          <w:shd w:val="clear" w:color="auto" w:fill="FFFFFF"/>
        </w:rPr>
        <w:t>，又称</w:t>
      </w:r>
      <w:r>
        <w:rPr>
          <w:rFonts w:hint="eastAsia" w:ascii="仿宋" w:hAnsi="仿宋" w:eastAsia="仿宋"/>
          <w:b/>
          <w:bCs/>
          <w:color w:val="333333"/>
          <w:szCs w:val="21"/>
          <w:shd w:val="clear" w:color="auto" w:fill="FFFFFF"/>
        </w:rPr>
        <w:t>假基站</w:t>
      </w:r>
      <w:r>
        <w:rPr>
          <w:rFonts w:hint="eastAsia" w:ascii="仿宋" w:hAnsi="仿宋" w:eastAsia="仿宋"/>
          <w:color w:val="333333"/>
          <w:szCs w:val="21"/>
          <w:shd w:val="clear" w:color="auto" w:fill="FFFFFF"/>
        </w:rPr>
        <w:t>、</w:t>
      </w:r>
      <w:r>
        <w:rPr>
          <w:rFonts w:hint="eastAsia" w:ascii="仿宋" w:hAnsi="仿宋" w:eastAsia="仿宋"/>
          <w:b/>
          <w:bCs/>
          <w:color w:val="333333"/>
          <w:szCs w:val="21"/>
          <w:shd w:val="clear" w:color="auto" w:fill="FFFFFF"/>
        </w:rPr>
        <w:t>假基地台</w:t>
      </w:r>
      <w:r>
        <w:rPr>
          <w:rFonts w:hint="eastAsia" w:ascii="仿宋" w:hAnsi="仿宋" w:eastAsia="仿宋"/>
          <w:color w:val="333333"/>
          <w:szCs w:val="21"/>
          <w:shd w:val="clear" w:color="auto" w:fill="FFFFFF"/>
        </w:rPr>
        <w:t>，是一种利用</w:t>
      </w:r>
      <w:r>
        <w:rPr>
          <w:rFonts w:ascii="仿宋" w:hAnsi="仿宋" w:eastAsia="仿宋"/>
          <w:color w:val="333333"/>
          <w:szCs w:val="21"/>
          <w:shd w:val="clear" w:color="auto" w:fill="FFFFFF"/>
        </w:rPr>
        <w:t>GSM</w:t>
      </w:r>
      <w:r>
        <w:rPr>
          <w:rFonts w:hint="eastAsia" w:ascii="仿宋" w:hAnsi="仿宋" w:eastAsia="仿宋"/>
          <w:color w:val="333333"/>
          <w:szCs w:val="21"/>
          <w:shd w:val="clear" w:color="auto" w:fill="FFFFFF"/>
        </w:rPr>
        <w:t>单向认证缺陷的非法</w:t>
      </w:r>
      <w:r>
        <w:fldChar w:fldCharType="begin"/>
      </w:r>
      <w:r>
        <w:instrText xml:space="preserve">HYPERLINK "https://baike.baidu.com/item/%E6%97%A0%E7%BA%BF%E7%94%B5?fromModule=lemma_inlink" \t "_blank"</w:instrText>
      </w:r>
      <w:r>
        <w:fldChar w:fldCharType="separate"/>
      </w:r>
      <w:r>
        <w:rPr>
          <w:rFonts w:hint="eastAsia" w:ascii="仿宋" w:hAnsi="仿宋" w:eastAsia="仿宋"/>
          <w:color w:val="333333"/>
        </w:rPr>
        <w:t>无线电</w:t>
      </w:r>
      <w:r>
        <w:rPr>
          <w:rFonts w:ascii="仿宋" w:hAnsi="仿宋" w:eastAsia="仿宋"/>
          <w:color w:val="333333"/>
        </w:rPr>
        <w:fldChar w:fldCharType="end"/>
      </w:r>
      <w:r>
        <w:rPr>
          <w:rFonts w:hint="eastAsia" w:ascii="仿宋" w:hAnsi="仿宋" w:eastAsia="仿宋"/>
          <w:color w:val="333333"/>
          <w:szCs w:val="21"/>
          <w:shd w:val="clear" w:color="auto" w:fill="FFFFFF"/>
        </w:rPr>
        <w:t>通信设备，主要由</w:t>
      </w:r>
      <w:r>
        <w:fldChar w:fldCharType="begin"/>
      </w:r>
      <w:r>
        <w:instrText xml:space="preserve"> HYPERLINK "https://baike.baidu.com/item/%E4%B8%BB%E6%9C%BA?fromModule=lemma_inlink" \t "_blank" </w:instrText>
      </w:r>
      <w:r>
        <w:fldChar w:fldCharType="separate"/>
      </w:r>
      <w:r>
        <w:rPr>
          <w:rFonts w:hint="eastAsia" w:ascii="仿宋" w:hAnsi="仿宋" w:eastAsia="仿宋"/>
          <w:color w:val="333333"/>
        </w:rPr>
        <w:t>主机</w:t>
      </w:r>
      <w:r>
        <w:rPr>
          <w:rFonts w:hint="eastAsia" w:ascii="仿宋" w:hAnsi="仿宋" w:eastAsia="仿宋"/>
          <w:color w:val="333333"/>
        </w:rPr>
        <w:fldChar w:fldCharType="end"/>
      </w:r>
      <w:r>
        <w:rPr>
          <w:rFonts w:hint="eastAsia" w:ascii="仿宋" w:hAnsi="仿宋" w:eastAsia="仿宋"/>
          <w:color w:val="333333"/>
          <w:szCs w:val="21"/>
          <w:shd w:val="clear" w:color="auto" w:fill="FFFFFF"/>
        </w:rPr>
        <w:t>和</w:t>
      </w:r>
      <w:r>
        <w:fldChar w:fldCharType="begin"/>
      </w:r>
      <w:r>
        <w:instrText xml:space="preserve"> HYPERLINK "https://baike.baidu.com/item/%E7%AC%94%E8%AE%B0%E6%9C%AC%E7%94%B5%E8%84%91?fromModule=lemma_inlink" \t "_blank" </w:instrText>
      </w:r>
      <w:r>
        <w:fldChar w:fldCharType="separate"/>
      </w:r>
      <w:r>
        <w:rPr>
          <w:rFonts w:hint="eastAsia" w:ascii="仿宋" w:hAnsi="仿宋" w:eastAsia="仿宋"/>
          <w:color w:val="333333"/>
        </w:rPr>
        <w:t>笔记本电脑</w:t>
      </w:r>
      <w:r>
        <w:rPr>
          <w:rFonts w:hint="eastAsia" w:ascii="仿宋" w:hAnsi="仿宋" w:eastAsia="仿宋"/>
          <w:color w:val="333333"/>
        </w:rPr>
        <w:fldChar w:fldCharType="end"/>
      </w:r>
      <w:r>
        <w:rPr>
          <w:rFonts w:hint="eastAsia" w:ascii="仿宋" w:hAnsi="仿宋" w:eastAsia="仿宋"/>
          <w:color w:val="333333"/>
          <w:szCs w:val="21"/>
          <w:shd w:val="clear" w:color="auto" w:fill="FFFFFF"/>
        </w:rPr>
        <w:t>组成，是一种伪装基站。能够搜取以其为中心、一定半径范围内的</w:t>
      </w:r>
      <w:r>
        <w:rPr>
          <w:rFonts w:ascii="仿宋" w:hAnsi="仿宋" w:eastAsia="仿宋"/>
          <w:color w:val="333333"/>
          <w:szCs w:val="21"/>
          <w:shd w:val="clear" w:color="auto" w:fill="FFFFFF"/>
        </w:rPr>
        <w:t>GSM</w:t>
      </w:r>
      <w:r>
        <w:rPr>
          <w:rFonts w:hint="eastAsia" w:ascii="仿宋" w:hAnsi="仿宋" w:eastAsia="仿宋"/>
          <w:color w:val="333333"/>
          <w:szCs w:val="21"/>
          <w:shd w:val="clear" w:color="auto" w:fill="FFFFFF"/>
        </w:rPr>
        <w:t>移动电话信息，并任意冒用他人手机号码强行向用户手机发送</w:t>
      </w:r>
      <w:r>
        <w:fldChar w:fldCharType="begin"/>
      </w:r>
      <w:r>
        <w:instrText xml:space="preserve">HYPERLINK "https://baike.baidu.com/item/%E8%AF%88%E9%AA%97?fromModule=lemma_inlink" \t "_blank"</w:instrText>
      </w:r>
      <w:r>
        <w:fldChar w:fldCharType="separate"/>
      </w:r>
      <w:r>
        <w:rPr>
          <w:rFonts w:hint="eastAsia" w:ascii="仿宋" w:hAnsi="仿宋" w:eastAsia="仿宋"/>
          <w:color w:val="333333"/>
        </w:rPr>
        <w:t>诈骗</w:t>
      </w:r>
      <w:r>
        <w:rPr>
          <w:rFonts w:ascii="仿宋" w:hAnsi="仿宋" w:eastAsia="仿宋"/>
          <w:color w:val="333333"/>
        </w:rPr>
        <w:fldChar w:fldCharType="end"/>
      </w:r>
      <w:r>
        <w:rPr>
          <w:rFonts w:hint="eastAsia" w:ascii="仿宋" w:hAnsi="仿宋" w:eastAsia="仿宋"/>
          <w:color w:val="333333"/>
          <w:szCs w:val="21"/>
          <w:shd w:val="clear" w:color="auto" w:fill="FFFFFF"/>
        </w:rPr>
        <w:t>、</w:t>
      </w:r>
      <w:r>
        <w:fldChar w:fldCharType="begin"/>
      </w:r>
      <w:r>
        <w:instrText xml:space="preserve"> HYPERLINK "https://baike.baidu.com/item/%E6%8E%A8%E9%94%80?fromModule=lemma_inlink" \t "_blank" </w:instrText>
      </w:r>
      <w:r>
        <w:fldChar w:fldCharType="separate"/>
      </w:r>
      <w:r>
        <w:rPr>
          <w:rFonts w:hint="eastAsia" w:ascii="仿宋" w:hAnsi="仿宋" w:eastAsia="仿宋"/>
          <w:color w:val="333333"/>
        </w:rPr>
        <w:t>推销</w:t>
      </w:r>
      <w:r>
        <w:rPr>
          <w:rFonts w:hint="eastAsia" w:ascii="仿宋" w:hAnsi="仿宋" w:eastAsia="仿宋"/>
          <w:color w:val="333333"/>
        </w:rPr>
        <w:fldChar w:fldCharType="end"/>
      </w:r>
      <w:r>
        <w:rPr>
          <w:rFonts w:hint="eastAsia" w:ascii="仿宋" w:hAnsi="仿宋" w:eastAsia="仿宋"/>
          <w:color w:val="333333"/>
          <w:szCs w:val="21"/>
          <w:shd w:val="clear" w:color="auto" w:fill="FFFFFF"/>
        </w:rPr>
        <w:t>等</w:t>
      </w:r>
      <w:r>
        <w:fldChar w:fldCharType="begin"/>
      </w:r>
      <w:r>
        <w:instrText xml:space="preserve"> HYPERLINK "https://baike.baidu.com/item/%E5%9E%83%E5%9C%BE%E7%9F%AD%E4%BF%A1?fromModule=lemma_inlink" \t "_blank" </w:instrText>
      </w:r>
      <w:r>
        <w:fldChar w:fldCharType="separate"/>
      </w:r>
      <w:r>
        <w:rPr>
          <w:rFonts w:hint="eastAsia" w:ascii="仿宋" w:hAnsi="仿宋" w:eastAsia="仿宋"/>
          <w:color w:val="333333"/>
        </w:rPr>
        <w:t>垃圾短信</w:t>
      </w:r>
      <w:r>
        <w:rPr>
          <w:rFonts w:hint="eastAsia" w:ascii="仿宋" w:hAnsi="仿宋" w:eastAsia="仿宋"/>
          <w:color w:val="333333"/>
        </w:rPr>
        <w:fldChar w:fldCharType="end"/>
      </w:r>
      <w:r>
        <w:rPr>
          <w:rFonts w:hint="eastAsia" w:ascii="仿宋" w:hAnsi="仿宋" w:eastAsia="仿宋"/>
          <w:color w:val="333333"/>
          <w:szCs w:val="21"/>
          <w:shd w:val="clear" w:color="auto" w:fill="FFFFFF"/>
        </w:rPr>
        <w:t>，通常安放在</w:t>
      </w:r>
      <w:r>
        <w:fldChar w:fldCharType="begin"/>
      </w:r>
      <w:r>
        <w:instrText xml:space="preserve"> HYPERLINK "https://baike.baidu.com/item/%E6%B1%BD%E8%BD%A6?fromModule=lemma_inlink" \t "_blank" </w:instrText>
      </w:r>
      <w:r>
        <w:fldChar w:fldCharType="separate"/>
      </w:r>
      <w:r>
        <w:rPr>
          <w:rFonts w:hint="eastAsia" w:ascii="仿宋" w:hAnsi="仿宋" w:eastAsia="仿宋"/>
          <w:color w:val="333333"/>
        </w:rPr>
        <w:t>汽车</w:t>
      </w:r>
      <w:r>
        <w:rPr>
          <w:rFonts w:hint="eastAsia" w:ascii="仿宋" w:hAnsi="仿宋" w:eastAsia="仿宋"/>
          <w:color w:val="333333"/>
        </w:rPr>
        <w:fldChar w:fldCharType="end"/>
      </w:r>
      <w:r>
        <w:rPr>
          <w:rFonts w:hint="eastAsia" w:ascii="仿宋" w:hAnsi="仿宋" w:eastAsia="仿宋"/>
          <w:color w:val="333333"/>
          <w:szCs w:val="21"/>
          <w:shd w:val="clear" w:color="auto" w:fill="FFFFFF"/>
        </w:rPr>
        <w:t>或者一个比较隐蔽的地方发送。伪基站运行时，用户手机信号被强制连接到该设备上，无法连接到公用电信网络，以影响手机用户的正常使用。</w:t>
      </w:r>
    </w:p>
    <w:p>
      <w:pPr>
        <w:spacing w:line="360" w:lineRule="auto"/>
        <w:ind w:firstLine="420"/>
        <w:jc w:val="center"/>
        <w:rPr>
          <w:rFonts w:ascii="Helvetica" w:hAnsi="Helvetica"/>
          <w:color w:val="333333"/>
          <w:szCs w:val="21"/>
          <w:shd w:val="clear" w:color="auto" w:fill="FFFFFF"/>
        </w:rPr>
      </w:pPr>
      <w:r>
        <w:drawing>
          <wp:inline distT="0" distB="0" distL="0" distR="0">
            <wp:extent cx="2219960" cy="249174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236905" cy="2510867"/>
                    </a:xfrm>
                    <a:prstGeom prst="rect">
                      <a:avLst/>
                    </a:prstGeom>
                  </pic:spPr>
                </pic:pic>
              </a:graphicData>
            </a:graphic>
          </wp:inline>
        </w:drawing>
      </w:r>
    </w:p>
    <w:p>
      <w:pPr>
        <w:spacing w:line="360" w:lineRule="auto"/>
        <w:jc w:val="center"/>
        <w:rPr>
          <w:rFonts w:ascii="宋体" w:hAnsi="宋体"/>
          <w:color w:val="0070C0"/>
          <w:szCs w:val="21"/>
        </w:rPr>
      </w:pPr>
      <w:bookmarkStart w:id="22" w:name="_Hlk123891884"/>
      <w:r>
        <w:rPr>
          <w:rFonts w:hint="eastAsia" w:ascii="宋体" w:hAnsi="宋体"/>
          <w:szCs w:val="21"/>
        </w:rPr>
        <w:t>图3</w:t>
      </w:r>
      <w:r>
        <w:rPr>
          <w:rFonts w:ascii="宋体" w:hAnsi="宋体"/>
          <w:szCs w:val="21"/>
        </w:rPr>
        <w:t xml:space="preserve"> </w:t>
      </w:r>
      <w:r>
        <w:rPr>
          <w:rFonts w:hint="eastAsia" w:ascii="宋体" w:hAnsi="宋体"/>
          <w:szCs w:val="21"/>
        </w:rPr>
        <w:t>用于设立伪基站的接收机</w:t>
      </w:r>
    </w:p>
    <w:bookmarkEnd w:id="22"/>
    <w:p>
      <w:pPr>
        <w:spacing w:line="360" w:lineRule="auto"/>
        <w:ind w:firstLine="420"/>
        <w:rPr>
          <w:rFonts w:ascii="宋体" w:hAnsi="宋体"/>
          <w:sz w:val="24"/>
        </w:rPr>
      </w:pPr>
    </w:p>
    <w:p>
      <w:pPr>
        <w:spacing w:line="360" w:lineRule="auto"/>
        <w:ind w:firstLine="420"/>
        <w:rPr>
          <w:rFonts w:ascii="宋体" w:hAnsi="宋体"/>
          <w:sz w:val="24"/>
        </w:rPr>
      </w:pPr>
      <w:r>
        <w:rPr>
          <w:rFonts w:hint="eastAsia" w:ascii="宋体" w:hAnsi="宋体"/>
          <w:sz w:val="24"/>
        </w:rPr>
        <w:t>在本课程设计中，有一批基站的位置和信号功率强度的数据，约</w:t>
      </w:r>
      <w:r>
        <w:rPr>
          <w:rFonts w:ascii="宋体" w:hAnsi="宋体"/>
          <w:sz w:val="24"/>
        </w:rPr>
        <w:t>8</w:t>
      </w:r>
      <w:r>
        <w:rPr>
          <w:rFonts w:hint="eastAsia" w:ascii="宋体" w:hAnsi="宋体"/>
          <w:sz w:val="24"/>
        </w:rPr>
        <w:t>000个以上；还有</w:t>
      </w:r>
      <w:r>
        <w:rPr>
          <w:rFonts w:ascii="宋体" w:hAnsi="宋体"/>
          <w:sz w:val="24"/>
        </w:rPr>
        <w:t>8</w:t>
      </w:r>
      <w:r>
        <w:rPr>
          <w:rFonts w:hint="eastAsia" w:ascii="宋体" w:hAnsi="宋体"/>
          <w:sz w:val="24"/>
        </w:rPr>
        <w:t>小时移动终端的移动轨迹和少量伪基站的移动轨迹。以上数据的说明见2.5的约定说明和2.7数据文件格式说明。</w:t>
      </w:r>
    </w:p>
    <w:p>
      <w:pPr>
        <w:spacing w:line="360" w:lineRule="auto"/>
        <w:ind w:firstLine="420"/>
        <w:rPr>
          <w:rFonts w:ascii="宋体"/>
          <w:sz w:val="24"/>
        </w:rPr>
      </w:pPr>
      <w:r>
        <w:rPr>
          <w:rFonts w:hint="eastAsia" w:ascii="宋体" w:hAnsi="宋体"/>
          <w:sz w:val="24"/>
        </w:rPr>
        <w:t>同学们需要在此基础上，实现基站的快速查找、移动终端与基站的连接与断开等状态的（地点，时间）序列的基本功能：</w:t>
      </w:r>
    </w:p>
    <w:p>
      <w:pPr>
        <w:spacing w:line="360" w:lineRule="auto"/>
        <w:ind w:firstLine="420"/>
        <w:rPr>
          <w:rFonts w:ascii="宋体" w:hAnsi="宋体"/>
          <w:sz w:val="24"/>
        </w:rPr>
      </w:pPr>
      <w:r>
        <w:rPr>
          <w:rFonts w:ascii="宋体" w:hAnsi="宋体"/>
          <w:sz w:val="24"/>
        </w:rPr>
        <w:t>1</w:t>
      </w:r>
      <w:r>
        <w:rPr>
          <w:rFonts w:hint="eastAsia" w:ascii="宋体" w:hAnsi="宋体"/>
          <w:sz w:val="24"/>
        </w:rPr>
        <w:t>）构建一个分块/四叉树来存储基站信息，方便高效查找指定位置附近的基站数据；</w:t>
      </w:r>
    </w:p>
    <w:p>
      <w:pPr>
        <w:spacing w:line="360" w:lineRule="auto"/>
        <w:ind w:firstLine="420"/>
        <w:rPr>
          <w:rFonts w:ascii="宋体" w:hAnsi="宋体"/>
          <w:sz w:val="24"/>
        </w:rPr>
      </w:pPr>
      <w:r>
        <w:rPr>
          <w:rFonts w:hint="eastAsia" w:ascii="宋体" w:hAnsi="宋体"/>
          <w:sz w:val="24"/>
        </w:rPr>
        <w:t xml:space="preserve">2）对多个能够提供足够信号强度的通信基站进行对比，找出信号最强的那个基站； </w:t>
      </w:r>
    </w:p>
    <w:p>
      <w:pPr>
        <w:spacing w:line="360" w:lineRule="auto"/>
        <w:ind w:firstLine="420"/>
        <w:rPr>
          <w:rFonts w:ascii="宋体" w:hAnsi="宋体"/>
          <w:sz w:val="24"/>
        </w:rPr>
      </w:pPr>
      <w:r>
        <w:rPr>
          <w:rFonts w:hint="eastAsia" w:ascii="宋体" w:hAnsi="宋体"/>
          <w:sz w:val="24"/>
        </w:rPr>
        <w:t>3）在指定的移动轨迹上，判断何时何地离开原有连接的基站通信信号有效范围，判断何时何地进入新的基站有效通信范围；</w:t>
      </w:r>
    </w:p>
    <w:p>
      <w:pPr>
        <w:spacing w:line="360" w:lineRule="auto"/>
        <w:ind w:firstLine="420"/>
        <w:rPr>
          <w:rFonts w:ascii="宋体" w:hAnsi="宋体"/>
          <w:sz w:val="24"/>
        </w:rPr>
      </w:pPr>
      <w:r>
        <w:rPr>
          <w:rFonts w:hint="eastAsia" w:ascii="宋体" w:hAnsi="宋体"/>
          <w:sz w:val="24"/>
        </w:rPr>
        <w:t>4）对于完整的移动轨迹，请计算需要切换连接上的新基站编号和时刻的序列。</w:t>
      </w:r>
    </w:p>
    <w:p>
      <w:pPr>
        <w:spacing w:line="360" w:lineRule="auto"/>
        <w:ind w:firstLine="420"/>
        <w:rPr>
          <w:rFonts w:ascii="宋体" w:hAnsi="宋体"/>
          <w:sz w:val="24"/>
        </w:rPr>
      </w:pPr>
      <w:r>
        <w:rPr>
          <w:rFonts w:hint="eastAsia" w:ascii="宋体" w:hAnsi="宋体"/>
          <w:sz w:val="24"/>
        </w:rPr>
        <w:t>5）对于完整的移动轨迹，扩展实现：</w:t>
      </w:r>
    </w:p>
    <w:p>
      <w:pPr>
        <w:spacing w:line="360" w:lineRule="auto"/>
        <w:ind w:firstLine="420"/>
        <w:rPr>
          <w:rFonts w:ascii="宋体" w:hAnsi="宋体"/>
          <w:sz w:val="24"/>
        </w:rPr>
      </w:pPr>
      <w:r>
        <w:rPr>
          <w:rFonts w:hint="eastAsia" w:ascii="宋体" w:hAnsi="宋体"/>
          <w:sz w:val="24"/>
        </w:rPr>
        <w:t>·存在哪些时间段没有有效的基站信号。</w:t>
      </w:r>
    </w:p>
    <w:p>
      <w:pPr>
        <w:spacing w:line="360" w:lineRule="auto"/>
        <w:ind w:firstLine="420"/>
        <w:rPr>
          <w:rFonts w:ascii="宋体" w:hAnsi="宋体"/>
          <w:sz w:val="24"/>
        </w:rPr>
      </w:pPr>
      <w:r>
        <w:rPr>
          <w:rFonts w:hint="eastAsia" w:ascii="宋体" w:hAnsi="宋体"/>
          <w:sz w:val="24"/>
        </w:rPr>
        <w:t>·存在哪些时间段，会连接上伪基站。</w:t>
      </w:r>
    </w:p>
    <w:p>
      <w:pPr>
        <w:pStyle w:val="3"/>
        <w:spacing w:before="156" w:beforeLines="50" w:after="156" w:afterLines="50" w:line="360" w:lineRule="auto"/>
        <w:rPr>
          <w:rFonts w:ascii="黑体" w:hAnsi="黑体"/>
          <w:sz w:val="28"/>
          <w:szCs w:val="28"/>
        </w:rPr>
      </w:pPr>
      <w:bookmarkStart w:id="23" w:name="_Toc123048737"/>
      <w:r>
        <w:rPr>
          <w:rFonts w:hint="eastAsia" w:ascii="黑体" w:hAnsi="黑体"/>
          <w:sz w:val="28"/>
          <w:szCs w:val="28"/>
        </w:rPr>
        <w:t>2</w:t>
      </w:r>
      <w:r>
        <w:rPr>
          <w:rFonts w:ascii="黑体" w:hAnsi="黑体"/>
          <w:sz w:val="28"/>
          <w:szCs w:val="28"/>
        </w:rPr>
        <w:t>.</w:t>
      </w:r>
      <w:r>
        <w:rPr>
          <w:rFonts w:hint="eastAsia" w:ascii="黑体" w:hAnsi="黑体"/>
          <w:sz w:val="28"/>
          <w:szCs w:val="28"/>
        </w:rPr>
        <w:t>2</w:t>
      </w:r>
      <w:r>
        <w:rPr>
          <w:rFonts w:ascii="黑体" w:hAnsi="黑体"/>
          <w:sz w:val="28"/>
          <w:szCs w:val="28"/>
        </w:rPr>
        <w:t xml:space="preserve"> </w:t>
      </w:r>
      <w:r>
        <w:rPr>
          <w:rFonts w:hint="eastAsia" w:ascii="黑体" w:hAnsi="黑体"/>
          <w:sz w:val="28"/>
          <w:szCs w:val="28"/>
        </w:rPr>
        <w:t>设计建议</w:t>
      </w:r>
      <w:bookmarkEnd w:id="23"/>
    </w:p>
    <w:p>
      <w:pPr>
        <w:spacing w:line="360" w:lineRule="auto"/>
        <w:ind w:firstLine="420"/>
        <w:rPr>
          <w:rFonts w:ascii="宋体" w:hAnsi="宋体"/>
          <w:sz w:val="24"/>
        </w:rPr>
      </w:pPr>
      <w:r>
        <w:rPr>
          <w:rFonts w:hint="eastAsia" w:ascii="宋体" w:hAnsi="宋体"/>
          <w:sz w:val="24"/>
        </w:rPr>
        <w:t>系统大致可以由三个功能模块构成：基站信息存储与查找、基站选择、基站有效通信范围计算。建议最后生成的可执行文件尽量小。</w:t>
      </w:r>
    </w:p>
    <w:p>
      <w:pPr>
        <w:spacing w:line="360" w:lineRule="auto"/>
        <w:ind w:firstLine="420"/>
        <w:rPr>
          <w:rFonts w:ascii="宋体" w:hAnsi="宋体"/>
          <w:sz w:val="24"/>
        </w:rPr>
      </w:pPr>
      <w:r>
        <w:rPr>
          <w:rFonts w:hint="eastAsia" w:ascii="宋体" w:hAnsi="宋体"/>
          <w:sz w:val="24"/>
        </w:rPr>
        <w:t>功能模块的基本描述如图4：</w:t>
      </w:r>
    </w:p>
    <w:p>
      <w:pPr>
        <w:spacing w:line="360" w:lineRule="auto"/>
        <w:ind w:firstLine="420"/>
        <w:rPr>
          <w:del w:id="0" w:author="ylc" w:date="2023-01-06T09:39:00Z"/>
          <w:rFonts w:ascii="宋体" w:hAnsi="宋体"/>
          <w:sz w:val="24"/>
        </w:rPr>
      </w:pPr>
      <w:r>
        <w:rPr>
          <w:sz w:val="24"/>
        </w:rPr>
        <mc:AlternateContent>
          <mc:Choice Requires="wpg">
            <w:drawing>
              <wp:anchor distT="0" distB="0" distL="114300" distR="114300" simplePos="0" relativeHeight="251659264" behindDoc="0" locked="0" layoutInCell="1" allowOverlap="1">
                <wp:simplePos x="0" y="0"/>
                <wp:positionH relativeFrom="column">
                  <wp:posOffset>962025</wp:posOffset>
                </wp:positionH>
                <wp:positionV relativeFrom="paragraph">
                  <wp:posOffset>109220</wp:posOffset>
                </wp:positionV>
                <wp:extent cx="4089400" cy="1276350"/>
                <wp:effectExtent l="0" t="0" r="25400" b="19050"/>
                <wp:wrapNone/>
                <wp:docPr id="1" name="组合 1"/>
                <wp:cNvGraphicFramePr/>
                <a:graphic xmlns:a="http://schemas.openxmlformats.org/drawingml/2006/main">
                  <a:graphicData uri="http://schemas.microsoft.com/office/word/2010/wordprocessingGroup">
                    <wpg:wgp>
                      <wpg:cNvGrpSpPr/>
                      <wpg:grpSpPr>
                        <a:xfrm>
                          <a:off x="0" y="0"/>
                          <a:ext cx="4089400" cy="1276350"/>
                          <a:chOff x="2632" y="5612"/>
                          <a:chExt cx="6440" cy="2010"/>
                        </a:xfrm>
                      </wpg:grpSpPr>
                      <wps:wsp>
                        <wps:cNvPr id="7" name="矩形 7"/>
                        <wps:cNvSpPr/>
                        <wps:spPr>
                          <a:xfrm>
                            <a:off x="6468" y="6247"/>
                            <a:ext cx="2604" cy="1055"/>
                          </a:xfrm>
                          <a:prstGeom prst="rect">
                            <a:avLst/>
                          </a:prstGeom>
                          <a:solidFill>
                            <a:schemeClr val="accent6">
                              <a:lumMod val="20000"/>
                              <a:lumOff val="80000"/>
                            </a:schemeClr>
                          </a:solidFill>
                          <a:ln w="25400" cap="flat" cmpd="sng" algn="ctr">
                            <a:gradFill>
                              <a:gsLst>
                                <a:gs pos="0">
                                  <a:srgbClr val="012D86"/>
                                </a:gs>
                                <a:gs pos="100000">
                                  <a:srgbClr val="0E2557"/>
                                </a:gs>
                              </a:gsLst>
                            </a:gra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ottom w:val="single" w:color="auto" w:sz="4" w:space="0"/>
                                </w:pBdr>
                                <w:spacing w:line="0" w:lineRule="atLeast"/>
                                <w:jc w:val="center"/>
                                <w:rPr>
                                  <w:b/>
                                  <w:bCs/>
                                  <w:color w:val="C00000"/>
                                  <w:sz w:val="20"/>
                                  <w:szCs w:val="22"/>
                                </w:rPr>
                              </w:pPr>
                              <w:r>
                                <w:rPr>
                                  <w:rFonts w:hint="eastAsia"/>
                                  <w:b/>
                                  <w:bCs/>
                                  <w:color w:val="C00000"/>
                                  <w:sz w:val="20"/>
                                  <w:szCs w:val="22"/>
                                </w:rPr>
                                <w:t>关键内容</w:t>
                              </w:r>
                            </w:p>
                            <w:p>
                              <w:pPr>
                                <w:spacing w:line="0" w:lineRule="atLeast"/>
                                <w:rPr>
                                  <w:color w:val="0000FF"/>
                                  <w:sz w:val="20"/>
                                  <w:szCs w:val="22"/>
                                </w:rPr>
                              </w:pPr>
                              <w:r>
                                <w:rPr>
                                  <w:rFonts w:hint="eastAsia"/>
                                  <w:color w:val="0000FF"/>
                                  <w:sz w:val="20"/>
                                  <w:szCs w:val="22"/>
                                </w:rPr>
                                <w:t>·分块/四叉树 ·信号强度</w:t>
                              </w:r>
                            </w:p>
                            <w:p>
                              <w:pPr>
                                <w:spacing w:line="0" w:lineRule="atLeast"/>
                              </w:pPr>
                              <w:r>
                                <w:rPr>
                                  <w:rFonts w:hint="eastAsia"/>
                                  <w:color w:val="0000FF"/>
                                  <w:sz w:val="20"/>
                                  <w:szCs w:val="22"/>
                                </w:rPr>
                                <w:t>·伪基站 ·2</w:t>
                              </w:r>
                              <w:r>
                                <w:rPr>
                                  <w:color w:val="0000FF"/>
                                  <w:sz w:val="20"/>
                                  <w:szCs w:val="22"/>
                                </w:rPr>
                                <w:t>G</w:t>
                              </w:r>
                              <w:r>
                                <w:rPr>
                                  <w:rFonts w:hint="eastAsia"/>
                                  <w:color w:val="0000FF"/>
                                  <w:sz w:val="20"/>
                                  <w:szCs w:val="22"/>
                                </w:rPr>
                                <w:t>网络切换</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 name="组合 30"/>
                        <wpg:cNvGrpSpPr/>
                        <wpg:grpSpPr>
                          <a:xfrm>
                            <a:off x="2632" y="5612"/>
                            <a:ext cx="3571" cy="2010"/>
                            <a:chOff x="2632" y="5612"/>
                            <a:chExt cx="3571" cy="2010"/>
                          </a:xfrm>
                        </wpg:grpSpPr>
                        <wps:wsp>
                          <wps:cNvPr id="22" name="矩形 12"/>
                          <wps:cNvSpPr/>
                          <wps:spPr>
                            <a:xfrm>
                              <a:off x="3149" y="5612"/>
                              <a:ext cx="2456" cy="450"/>
                            </a:xfrm>
                            <a:prstGeom prst="rect">
                              <a:avLst/>
                            </a:prstGeom>
                            <a:solidFill>
                              <a:schemeClr val="accent5">
                                <a:lumMod val="20000"/>
                                <a:lumOff val="80000"/>
                              </a:schemeClr>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C00000"/>
                                  </w:rPr>
                                </w:pPr>
                                <w:r>
                                  <w:rPr>
                                    <w:rFonts w:hint="eastAsia"/>
                                    <w:b/>
                                    <w:bCs/>
                                    <w:color w:val="C00000"/>
                                  </w:rPr>
                                  <w:t>通信模拟</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 name="组合 10"/>
                          <wpg:cNvGrpSpPr/>
                          <wpg:grpSpPr>
                            <a:xfrm>
                              <a:off x="2632" y="6060"/>
                              <a:ext cx="3571" cy="1562"/>
                              <a:chOff x="2606" y="7589"/>
                              <a:chExt cx="3571" cy="1562"/>
                            </a:xfrm>
                          </wpg:grpSpPr>
                          <wps:wsp>
                            <wps:cNvPr id="17" name="圆角矩形 1"/>
                            <wps:cNvSpPr/>
                            <wps:spPr>
                              <a:xfrm>
                                <a:off x="2606" y="7589"/>
                                <a:ext cx="3571" cy="1562"/>
                              </a:xfrm>
                              <a:prstGeom prst="roundRect">
                                <a:avLst/>
                              </a:prstGeom>
                              <a:solidFill>
                                <a:schemeClr val="accent5">
                                  <a:lumMod val="20000"/>
                                  <a:lumOff val="80000"/>
                                </a:schemeClr>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矩形 2"/>
                            <wps:cNvSpPr/>
                            <wps:spPr>
                              <a:xfrm>
                                <a:off x="2961" y="7732"/>
                                <a:ext cx="507"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color w:val="0000FF"/>
                                      <w:sz w:val="20"/>
                                      <w:szCs w:val="22"/>
                                    </w:rPr>
                                    <w:t>基站选择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矩形 3"/>
                            <wps:cNvSpPr/>
                            <wps:spPr>
                              <a:xfrm>
                                <a:off x="3619" y="7742"/>
                                <a:ext cx="744"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color w:val="0000FF"/>
                                      <w:sz w:val="20"/>
                                      <w:szCs w:val="22"/>
                                    </w:rPr>
                                    <w:t>基站通信范围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矩形 5"/>
                            <wps:cNvSpPr/>
                            <wps:spPr>
                              <a:xfrm>
                                <a:off x="4532" y="7749"/>
                                <a:ext cx="1131"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color w:val="0000FF"/>
                                      <w:sz w:val="20"/>
                                      <w:szCs w:val="22"/>
                                    </w:rPr>
                                  </w:pPr>
                                  <w:r>
                                    <w:rPr>
                                      <w:rFonts w:hint="eastAsia"/>
                                      <w:color w:val="0000FF"/>
                                      <w:sz w:val="20"/>
                                      <w:szCs w:val="22"/>
                                    </w:rPr>
                                    <w:t>基站信息存储</w:t>
                                  </w:r>
                                </w:p>
                                <w:p>
                                  <w:pPr>
                                    <w:spacing w:line="0" w:lineRule="atLeast"/>
                                    <w:jc w:val="center"/>
                                  </w:pPr>
                                  <w:r>
                                    <w:rPr>
                                      <w:rFonts w:hint="eastAsia"/>
                                      <w:color w:val="0000FF"/>
                                      <w:sz w:val="20"/>
                                      <w:szCs w:val="22"/>
                                    </w:rPr>
                                    <w:t>与查找</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anchor>
            </w:drawing>
          </mc:Choice>
          <mc:Fallback>
            <w:pict>
              <v:group id="_x0000_s1026" o:spid="_x0000_s1026" o:spt="203" style="position:absolute;left:0pt;margin-left:75.75pt;margin-top:8.6pt;height:100.5pt;width:322pt;z-index:251659264;mso-width-relative:page;mso-height-relative:page;" coordorigin="2632,5612" coordsize="6440,2010" o:gfxdata="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">
                <o:lock v:ext="edit" aspectratio="f"/>
                <v:rect id="_x0000_s1026" o:spid="_x0000_s1026" o:spt="1" style="position:absolute;left:6468;top:6247;height:1055;width:2604;v-text-anchor:middle;" fillcolor="#FDEADA [665]" filled="t" stroked="t" coordsize="21600,21600" o:gfxdata="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Y7K3vQAA&#10;ANo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textbox>
                    <w:txbxContent>
                      <w:p>
                        <w:pPr>
                          <w:pBdr>
                            <w:bottom w:val="single" w:color="auto" w:sz="4" w:space="0"/>
                          </w:pBdr>
                          <w:spacing w:line="0" w:lineRule="atLeast"/>
                          <w:jc w:val="center"/>
                          <w:rPr>
                            <w:b/>
                            <w:bCs/>
                            <w:color w:val="C00000"/>
                            <w:sz w:val="20"/>
                            <w:szCs w:val="22"/>
                          </w:rPr>
                        </w:pPr>
                        <w:r>
                          <w:rPr>
                            <w:rFonts w:hint="eastAsia"/>
                            <w:b/>
                            <w:bCs/>
                            <w:color w:val="C00000"/>
                            <w:sz w:val="20"/>
                            <w:szCs w:val="22"/>
                          </w:rPr>
                          <w:t>关键内容</w:t>
                        </w:r>
                      </w:p>
                      <w:p>
                        <w:pPr>
                          <w:spacing w:line="0" w:lineRule="atLeast"/>
                          <w:rPr>
                            <w:color w:val="0000FF"/>
                            <w:sz w:val="20"/>
                            <w:szCs w:val="22"/>
                          </w:rPr>
                        </w:pPr>
                        <w:r>
                          <w:rPr>
                            <w:rFonts w:hint="eastAsia"/>
                            <w:color w:val="0000FF"/>
                            <w:sz w:val="20"/>
                            <w:szCs w:val="22"/>
                          </w:rPr>
                          <w:t>·分块/四叉树 ·信号强度</w:t>
                        </w:r>
                      </w:p>
                      <w:p>
                        <w:pPr>
                          <w:spacing w:line="0" w:lineRule="atLeast"/>
                        </w:pPr>
                        <w:r>
                          <w:rPr>
                            <w:rFonts w:hint="eastAsia"/>
                            <w:color w:val="0000FF"/>
                            <w:sz w:val="20"/>
                            <w:szCs w:val="22"/>
                          </w:rPr>
                          <w:t>·伪基站 ·2</w:t>
                        </w:r>
                        <w:r>
                          <w:rPr>
                            <w:color w:val="0000FF"/>
                            <w:sz w:val="20"/>
                            <w:szCs w:val="22"/>
                          </w:rPr>
                          <w:t>G</w:t>
                        </w:r>
                        <w:r>
                          <w:rPr>
                            <w:rFonts w:hint="eastAsia"/>
                            <w:color w:val="0000FF"/>
                            <w:sz w:val="20"/>
                            <w:szCs w:val="22"/>
                          </w:rPr>
                          <w:t>网络切换</w:t>
                        </w:r>
                      </w:p>
                    </w:txbxContent>
                  </v:textbox>
                </v:rect>
                <v:group id="组合 30" o:spid="_x0000_s1026" o:spt="203" style="position:absolute;left:2632;top:5612;height:2010;width:3571;" coordorigin="2632,5612" coordsize="3571,201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2" o:spid="_x0000_s1026" o:spt="1" style="position:absolute;left:3149;top:5612;height:450;width:2456;v-text-anchor:middle;" fillcolor="#DBEEF4 [664]" filled="t" stroked="t" coordsize="21600,21600" o:gfxdata="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3Nz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jc w:val="center"/>
                            <w:rPr>
                              <w:b/>
                              <w:bCs/>
                              <w:color w:val="C00000"/>
                            </w:rPr>
                          </w:pPr>
                          <w:r>
                            <w:rPr>
                              <w:rFonts w:hint="eastAsia"/>
                              <w:b/>
                              <w:bCs/>
                              <w:color w:val="C00000"/>
                            </w:rPr>
                            <w:t>通信模拟</w:t>
                          </w:r>
                        </w:p>
                      </w:txbxContent>
                    </v:textbox>
                  </v:rect>
                  <v:group id="组合 10" o:spid="_x0000_s1026" o:spt="203" style="position:absolute;left:2632;top:6060;height:1562;width:3571;" coordorigin="2606,7589" coordsize="3571,1562"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oundrect id="圆角矩形 1" o:spid="_x0000_s1026" o:spt="2" style="position:absolute;left:2606;top:7589;height:1562;width:3571;v-text-anchor:middle;" fillcolor="#DBEEF4 [664]" filled="t" stroked="t" coordsize="21600,21600" arcsize="0.166666666666667" o:gfxdata="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Vdkq8AAAA&#10;2w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roundrect>
                    <v:rect id="矩形 2" o:spid="_x0000_s1026" o:spt="1" style="position:absolute;left:2961;top:7732;height:1255;width:507;v-text-anchor:middle;" fillcolor="#FDEADA [665]" filled="t" stroked="t" coordsize="21600,21600" o:gfxdata="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Lp68AAAA&#10;2wAAAA8AAAAAAAAAAQAgAAAAIgAAAGRycy9kb3ducmV2LnhtbFBLAQIUABQAAAAIAIdO4kAzLwWe&#10;OwAAADkAAAAQAAAAAAAAAAEAIAAAAAsBAABkcnMvc2hhcGV4bWwueG1sUEsFBgAAAAAGAAYAWwEA&#10;ALUDAAAAAA==&#10;">
                      <v:fill on="t" focussize="0,0"/>
                      <v:stroke weight="2pt" color="#FFC000 [3204]" joinstyle="round"/>
                      <v:imagedata o:title=""/>
                      <o:lock v:ext="edit" aspectratio="f"/>
                      <v:textbox>
                        <w:txbxContent>
                          <w:p>
                            <w:pPr>
                              <w:spacing w:line="0" w:lineRule="atLeast"/>
                              <w:jc w:val="center"/>
                            </w:pPr>
                            <w:r>
                              <w:rPr>
                                <w:rFonts w:hint="eastAsia"/>
                                <w:color w:val="0000FF"/>
                                <w:sz w:val="20"/>
                                <w:szCs w:val="22"/>
                              </w:rPr>
                              <w:t>基站选择</w:t>
                            </w:r>
                          </w:p>
                        </w:txbxContent>
                      </v:textbox>
                    </v:rect>
                    <v:rect id="矩形 3" o:spid="_x0000_s1026" o:spt="1" style="position:absolute;left:3619;top:7742;height:1255;width:744;v-text-anchor:middle;" fillcolor="#FDEADA [665]" filled="t" stroked="t" coordsize="21600,21600" o:gfxdata="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gosFugAAANsA&#10;AAAPAAAAAAAAAAEAIAAAACIAAABkcnMvZG93bnJldi54bWxQSwECFAAUAAAACACHTuJAMy8FnjsA&#10;AAA5AAAAEAAAAAAAAAABACAAAAAJAQAAZHJzL3NoYXBleG1sLnhtbFBLBQYAAAAABgAGAFsBAACz&#10;AwAAAAA=&#10;">
                      <v:fill on="t" focussize="0,0"/>
                      <v:stroke weight="2pt" color="#FFC000 [3204]" joinstyle="round"/>
                      <v:imagedata o:title=""/>
                      <o:lock v:ext="edit" aspectratio="f"/>
                      <v:textbox>
                        <w:txbxContent>
                          <w:p>
                            <w:pPr>
                              <w:spacing w:line="0" w:lineRule="atLeast"/>
                              <w:jc w:val="center"/>
                            </w:pPr>
                            <w:r>
                              <w:rPr>
                                <w:rFonts w:hint="eastAsia"/>
                                <w:color w:val="0000FF"/>
                                <w:sz w:val="20"/>
                                <w:szCs w:val="22"/>
                              </w:rPr>
                              <w:t>基站通信范围</w:t>
                            </w:r>
                          </w:p>
                        </w:txbxContent>
                      </v:textbox>
                    </v:rect>
                    <v:rect id="矩形 5" o:spid="_x0000_s1026" o:spt="1" style="position:absolute;left:4532;top:7749;height:1255;width:1131;v-text-anchor:middle;" fillcolor="#FDEADA [665]" filled="t" stroked="t" coordsize="21600,21600" o:gfxdata="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9ToJbgAAADbAAAA&#10;DwAAAAAAAAABACAAAAAiAAAAZHJzL2Rvd25yZXYueG1sUEsBAhQAFAAAAAgAh07iQDMvBZ47AAAA&#10;OQAAABAAAAAAAAAAAQAgAAAABwEAAGRycy9zaGFwZXhtbC54bWxQSwUGAAAAAAYABgBbAQAAsQMA&#10;AAAA&#10;">
                      <v:fill on="t" focussize="0,0"/>
                      <v:stroke weight="2pt" color="#FFC000 [3204]" joinstyle="round"/>
                      <v:imagedata o:title=""/>
                      <o:lock v:ext="edit" aspectratio="f"/>
                      <v:textbox>
                        <w:txbxContent>
                          <w:p>
                            <w:pPr>
                              <w:spacing w:line="0" w:lineRule="atLeast"/>
                              <w:jc w:val="center"/>
                              <w:rPr>
                                <w:color w:val="0000FF"/>
                                <w:sz w:val="20"/>
                                <w:szCs w:val="22"/>
                              </w:rPr>
                            </w:pPr>
                            <w:r>
                              <w:rPr>
                                <w:rFonts w:hint="eastAsia"/>
                                <w:color w:val="0000FF"/>
                                <w:sz w:val="20"/>
                                <w:szCs w:val="22"/>
                              </w:rPr>
                              <w:t>基站信息存储</w:t>
                            </w:r>
                          </w:p>
                          <w:p>
                            <w:pPr>
                              <w:spacing w:line="0" w:lineRule="atLeast"/>
                              <w:jc w:val="center"/>
                            </w:pPr>
                            <w:r>
                              <w:rPr>
                                <w:rFonts w:hint="eastAsia"/>
                                <w:color w:val="0000FF"/>
                                <w:sz w:val="20"/>
                                <w:szCs w:val="22"/>
                              </w:rPr>
                              <w:t>与查找</w:t>
                            </w:r>
                          </w:p>
                        </w:txbxContent>
                      </v:textbox>
                    </v:rect>
                  </v:group>
                </v:group>
              </v:group>
            </w:pict>
          </mc:Fallback>
        </mc:AlternateContent>
      </w:r>
    </w:p>
    <w:p>
      <w:pPr>
        <w:spacing w:line="360" w:lineRule="auto"/>
        <w:ind w:firstLine="420"/>
        <w:rPr>
          <w:rFonts w:ascii="宋体" w:hAnsi="宋体"/>
          <w:sz w:val="24"/>
        </w:rPr>
      </w:pPr>
    </w:p>
    <w:p>
      <w:pPr>
        <w:spacing w:line="360" w:lineRule="auto"/>
        <w:ind w:firstLine="420"/>
        <w:rPr>
          <w:rFonts w:ascii="宋体" w:hAnsi="宋体"/>
          <w:sz w:val="24"/>
        </w:rPr>
      </w:pPr>
    </w:p>
    <w:p>
      <w:pPr>
        <w:spacing w:line="360" w:lineRule="auto"/>
        <w:ind w:firstLine="420"/>
        <w:rPr>
          <w:rFonts w:ascii="宋体" w:hAnsi="宋体"/>
          <w:sz w:val="24"/>
        </w:rPr>
      </w:pPr>
    </w:p>
    <w:p>
      <w:pPr>
        <w:spacing w:line="360" w:lineRule="auto"/>
        <w:ind w:firstLine="420"/>
        <w:rPr>
          <w:rFonts w:ascii="宋体" w:hAnsi="宋体"/>
          <w:sz w:val="24"/>
        </w:rPr>
      </w:pPr>
    </w:p>
    <w:p>
      <w:pPr>
        <w:spacing w:line="360" w:lineRule="auto"/>
        <w:jc w:val="center"/>
        <w:rPr>
          <w:rFonts w:ascii="宋体" w:hAnsi="宋体"/>
          <w:color w:val="0070C0"/>
          <w:szCs w:val="21"/>
        </w:rPr>
      </w:pPr>
      <w:r>
        <w:rPr>
          <w:rFonts w:hint="eastAsia" w:ascii="宋体" w:hAnsi="宋体"/>
          <w:szCs w:val="21"/>
        </w:rPr>
        <w:t>图4</w:t>
      </w:r>
      <w:r>
        <w:rPr>
          <w:rFonts w:ascii="宋体" w:hAnsi="宋体"/>
          <w:szCs w:val="21"/>
        </w:rPr>
        <w:t xml:space="preserve"> </w:t>
      </w:r>
      <w:r>
        <w:rPr>
          <w:rFonts w:hint="eastAsia" w:ascii="宋体" w:hAnsi="宋体"/>
          <w:szCs w:val="21"/>
        </w:rPr>
        <w:t>系统功能模块示意图</w:t>
      </w:r>
    </w:p>
    <w:p>
      <w:pPr>
        <w:spacing w:line="360" w:lineRule="auto"/>
        <w:ind w:firstLine="420"/>
        <w:rPr>
          <w:rFonts w:ascii="宋体" w:hAnsi="宋体"/>
          <w:sz w:val="24"/>
        </w:rPr>
      </w:pPr>
    </w:p>
    <w:p>
      <w:pPr>
        <w:spacing w:line="360" w:lineRule="auto"/>
        <w:ind w:firstLine="420"/>
        <w:rPr>
          <w:rFonts w:ascii="宋体" w:hAnsi="宋体"/>
          <w:sz w:val="24"/>
        </w:rPr>
      </w:pPr>
      <w:r>
        <w:rPr>
          <w:rFonts w:hint="eastAsia" w:ascii="宋体" w:hAnsi="宋体"/>
          <w:sz w:val="24"/>
        </w:rPr>
        <w:t>1）根据基站位置数据，以中心位置将平面分布划分为4个坐标区域或有规则的多个分块；如果区域中存在足够多的基站数据，则采用同样的方式继续进行划分，直至某个区域没有或只有一个/少量基站数据，形成分块/4叉树的存储结构。目的是方便查找附近区域的基站数据。</w:t>
      </w:r>
    </w:p>
    <w:p>
      <w:pPr>
        <w:spacing w:line="360" w:lineRule="auto"/>
        <w:ind w:firstLine="420"/>
        <w:rPr>
          <w:rFonts w:ascii="宋体" w:hAnsi="宋体"/>
          <w:sz w:val="24"/>
        </w:rPr>
      </w:pPr>
      <w:r>
        <w:rPr>
          <w:rFonts w:ascii="宋体" w:hAnsi="宋体"/>
          <w:sz w:val="24"/>
        </w:rPr>
        <w:t>2</w:t>
      </w:r>
      <w:r>
        <w:rPr>
          <w:rFonts w:hint="eastAsia" w:ascii="宋体" w:hAnsi="宋体"/>
          <w:sz w:val="24"/>
        </w:rPr>
        <w:t>）在分块/</w:t>
      </w:r>
      <w:r>
        <w:rPr>
          <w:rFonts w:ascii="宋体" w:hAnsi="宋体"/>
          <w:sz w:val="24"/>
        </w:rPr>
        <w:t>4</w:t>
      </w:r>
      <w:r>
        <w:rPr>
          <w:rFonts w:hint="eastAsia" w:ascii="宋体" w:hAnsi="宋体"/>
          <w:sz w:val="24"/>
        </w:rPr>
        <w:t>叉树存储的基础上，提供指定范围内存在哪些基站数据的查找功能。</w:t>
      </w:r>
    </w:p>
    <w:p>
      <w:pPr>
        <w:spacing w:line="360" w:lineRule="auto"/>
        <w:ind w:firstLine="420"/>
        <w:rPr>
          <w:rFonts w:ascii="仿宋" w:hAnsi="仿宋" w:eastAsia="仿宋"/>
          <w:b/>
          <w:bCs/>
          <w:color w:val="333333"/>
          <w:szCs w:val="21"/>
          <w:shd w:val="clear" w:color="auto" w:fill="FFFFFF"/>
        </w:rPr>
      </w:pPr>
      <w:r>
        <w:rPr>
          <w:rFonts w:hint="eastAsia" w:ascii="仿宋" w:hAnsi="仿宋" w:eastAsia="仿宋"/>
          <w:b/>
          <w:bCs/>
          <w:color w:val="333333"/>
          <w:szCs w:val="21"/>
          <w:shd w:val="clear" w:color="auto" w:fill="FFFFFF"/>
        </w:rPr>
        <w:t>补充资料2：</w:t>
      </w:r>
      <w:r>
        <w:rPr>
          <w:rFonts w:ascii="仿宋" w:hAnsi="仿宋" w:eastAsia="仿宋"/>
          <w:b/>
          <w:bCs/>
          <w:color w:val="333333"/>
          <w:szCs w:val="21"/>
          <w:shd w:val="clear" w:color="auto" w:fill="FFFFFF"/>
        </w:rPr>
        <w:t>四叉树</w:t>
      </w:r>
      <w:r>
        <w:rPr>
          <w:rFonts w:hint="eastAsia" w:ascii="仿宋" w:hAnsi="仿宋" w:eastAsia="仿宋"/>
          <w:b/>
          <w:bCs/>
          <w:color w:val="333333"/>
          <w:szCs w:val="21"/>
          <w:shd w:val="clear" w:color="auto" w:fill="FFFFFF"/>
        </w:rPr>
        <w:t>平面检索</w:t>
      </w:r>
    </w:p>
    <w:p>
      <w:pPr>
        <w:spacing w:line="360" w:lineRule="auto"/>
        <w:ind w:firstLine="420"/>
        <w:rPr>
          <w:rFonts w:ascii="仿宋" w:hAnsi="仿宋" w:eastAsia="仿宋"/>
          <w:szCs w:val="21"/>
        </w:rPr>
      </w:pPr>
      <w:bookmarkStart w:id="24" w:name="_Hlk123892007"/>
      <w:r>
        <w:rPr>
          <w:rFonts w:ascii="仿宋" w:hAnsi="仿宋" w:eastAsia="仿宋"/>
          <w:szCs w:val="21"/>
        </w:rPr>
        <w:t>四叉树</w:t>
      </w:r>
      <w:r>
        <w:rPr>
          <w:rFonts w:hint="eastAsia" w:ascii="仿宋" w:hAnsi="仿宋" w:eastAsia="仿宋"/>
          <w:szCs w:val="21"/>
        </w:rPr>
        <w:t>平面检索</w:t>
      </w:r>
      <w:bookmarkEnd w:id="24"/>
      <w:r>
        <w:rPr>
          <w:rFonts w:hint="eastAsia" w:ascii="仿宋" w:hAnsi="仿宋" w:eastAsia="仿宋"/>
          <w:szCs w:val="21"/>
        </w:rPr>
        <w:t>的效果可以参考图5：</w:t>
      </w:r>
    </w:p>
    <w:p>
      <w:pPr>
        <w:spacing w:line="360" w:lineRule="auto"/>
        <w:ind w:firstLine="420"/>
        <w:jc w:val="center"/>
        <w:rPr>
          <w:rFonts w:ascii="仿宋" w:hAnsi="仿宋" w:eastAsia="仿宋"/>
          <w:szCs w:val="21"/>
        </w:rPr>
      </w:pPr>
      <w:r>
        <w:rPr>
          <w:rFonts w:ascii="仿宋" w:hAnsi="仿宋" w:eastAsia="仿宋"/>
          <w:szCs w:val="21"/>
        </w:rPr>
        <w:object>
          <v:shape id="_x0000_i1025" o:spt="75" type="#_x0000_t75" style="height:184.5pt;width:199.5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Pr>
        <w:spacing w:line="360" w:lineRule="auto"/>
        <w:jc w:val="center"/>
        <w:rPr>
          <w:rFonts w:ascii="宋体" w:hAnsi="宋体"/>
          <w:color w:val="0070C0"/>
          <w:szCs w:val="21"/>
        </w:rPr>
      </w:pPr>
      <w:r>
        <w:rPr>
          <w:rFonts w:hint="eastAsia" w:ascii="宋体" w:hAnsi="宋体"/>
          <w:szCs w:val="21"/>
        </w:rPr>
        <w:t>图5</w:t>
      </w:r>
      <w:r>
        <w:rPr>
          <w:rFonts w:ascii="宋体" w:hAnsi="宋体"/>
          <w:szCs w:val="21"/>
        </w:rPr>
        <w:t xml:space="preserve"> </w:t>
      </w:r>
      <w:r>
        <w:rPr>
          <w:rFonts w:hint="eastAsia" w:ascii="宋体" w:hAnsi="宋体"/>
          <w:szCs w:val="21"/>
        </w:rPr>
        <w:t>四叉树平面检索的效果</w:t>
      </w:r>
    </w:p>
    <w:p>
      <w:pPr>
        <w:spacing w:line="360" w:lineRule="auto"/>
        <w:ind w:firstLine="420"/>
        <w:jc w:val="center"/>
        <w:rPr>
          <w:rFonts w:ascii="仿宋" w:hAnsi="仿宋" w:eastAsia="仿宋"/>
          <w:szCs w:val="21"/>
        </w:rPr>
      </w:pPr>
    </w:p>
    <w:p>
      <w:pPr>
        <w:spacing w:line="360" w:lineRule="auto"/>
        <w:ind w:firstLine="420"/>
        <w:jc w:val="center"/>
        <w:rPr>
          <w:rFonts w:ascii="仿宋" w:hAnsi="仿宋" w:eastAsia="仿宋"/>
          <w:szCs w:val="21"/>
        </w:rPr>
      </w:pPr>
      <w:r>
        <w:rPr>
          <w:rFonts w:hint="eastAsia" w:ascii="仿宋" w:hAnsi="仿宋" w:eastAsia="仿宋"/>
          <w:szCs w:val="21"/>
        </w:rPr>
        <w:t>图5中的黑点表示某用户坐标位置（</w:t>
      </w:r>
      <w:r>
        <w:rPr>
          <w:rFonts w:ascii="仿宋" w:hAnsi="仿宋" w:eastAsia="仿宋"/>
          <w:szCs w:val="21"/>
        </w:rPr>
        <w:t>X</w:t>
      </w:r>
      <w:r>
        <w:rPr>
          <w:rFonts w:hint="eastAsia" w:ascii="仿宋" w:hAnsi="仿宋" w:eastAsia="仿宋"/>
          <w:szCs w:val="21"/>
        </w:rPr>
        <w:t>，</w:t>
      </w:r>
      <w:r>
        <w:rPr>
          <w:rFonts w:ascii="仿宋" w:hAnsi="仿宋" w:eastAsia="仿宋"/>
          <w:szCs w:val="21"/>
        </w:rPr>
        <w:t>Y</w:t>
      </w:r>
      <w:r>
        <w:rPr>
          <w:rFonts w:hint="eastAsia" w:ascii="仿宋" w:hAnsi="仿宋" w:eastAsia="仿宋"/>
          <w:szCs w:val="21"/>
        </w:rPr>
        <w:t>），利用四叉树查找其所在区域位置的过程：首先将（</w:t>
      </w:r>
      <w:r>
        <w:rPr>
          <w:rFonts w:ascii="仿宋" w:hAnsi="仿宋" w:eastAsia="仿宋"/>
          <w:szCs w:val="21"/>
        </w:rPr>
        <w:t>X</w:t>
      </w:r>
      <w:r>
        <w:rPr>
          <w:rFonts w:hint="eastAsia" w:ascii="仿宋" w:hAnsi="仿宋" w:eastAsia="仿宋"/>
          <w:szCs w:val="21"/>
        </w:rPr>
        <w:t>，</w:t>
      </w:r>
      <w:r>
        <w:rPr>
          <w:rFonts w:ascii="仿宋" w:hAnsi="仿宋" w:eastAsia="仿宋"/>
          <w:szCs w:val="21"/>
        </w:rPr>
        <w:t>Y</w:t>
      </w:r>
      <w:r>
        <w:rPr>
          <w:rFonts w:hint="eastAsia" w:ascii="仿宋" w:hAnsi="仿宋" w:eastAsia="仿宋"/>
          <w:szCs w:val="21"/>
        </w:rPr>
        <w:t>）与中心位置比较，确定它所在象限为红框内；然后与红框内中心点位置比较，确定它的子象限为蓝框内；再与蓝框内中心点位置比较，确定它的子象限为绿框内；持续该操作，直到找到最小的区域单元，即为某一时刻用户所在区域位置。</w:t>
      </w:r>
    </w:p>
    <w:p>
      <w:pPr>
        <w:spacing w:line="360" w:lineRule="auto"/>
        <w:ind w:firstLine="420"/>
        <w:jc w:val="center"/>
        <w:rPr>
          <w:rFonts w:ascii="仿宋" w:hAnsi="仿宋" w:eastAsia="仿宋"/>
          <w:szCs w:val="21"/>
        </w:rPr>
      </w:pPr>
      <w:r>
        <w:rPr>
          <w:rFonts w:ascii="仿宋" w:hAnsi="仿宋" w:eastAsia="仿宋"/>
          <w:szCs w:val="21"/>
        </w:rPr>
        <w:object>
          <v:shape id="_x0000_i1026" o:spt="75" type="#_x0000_t75" style="height:87pt;width:87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6" r:id="rId12">
            <o:LockedField>false</o:LockedField>
          </o:OLEObject>
        </w:object>
      </w:r>
    </w:p>
    <w:p>
      <w:pPr>
        <w:spacing w:line="360" w:lineRule="auto"/>
        <w:jc w:val="center"/>
        <w:rPr>
          <w:rFonts w:ascii="仿宋" w:hAnsi="仿宋" w:eastAsia="仿宋"/>
          <w:szCs w:val="21"/>
        </w:rPr>
      </w:pPr>
      <w:r>
        <w:rPr>
          <w:rFonts w:hint="eastAsia" w:ascii="宋体" w:hAnsi="宋体"/>
          <w:szCs w:val="21"/>
        </w:rPr>
        <w:t>图6</w:t>
      </w:r>
      <w:r>
        <w:rPr>
          <w:rFonts w:ascii="宋体" w:hAnsi="宋体"/>
          <w:szCs w:val="21"/>
        </w:rPr>
        <w:t xml:space="preserve"> </w:t>
      </w:r>
      <w:r>
        <w:rPr>
          <w:rFonts w:hint="eastAsia" w:ascii="宋体" w:hAnsi="宋体"/>
          <w:szCs w:val="21"/>
        </w:rPr>
        <w:t>基站信号有效范围示意图</w:t>
      </w:r>
    </w:p>
    <w:p>
      <w:pPr>
        <w:spacing w:line="360" w:lineRule="auto"/>
        <w:ind w:firstLine="420"/>
        <w:rPr>
          <w:rFonts w:ascii="仿宋" w:hAnsi="仿宋" w:eastAsia="仿宋"/>
          <w:szCs w:val="21"/>
        </w:rPr>
      </w:pPr>
      <w:r>
        <w:rPr>
          <w:rFonts w:hint="eastAsia" w:ascii="仿宋" w:hAnsi="仿宋" w:eastAsia="仿宋"/>
          <w:szCs w:val="21"/>
        </w:rPr>
        <w:t>如图6所示，需要查找到移动终端可能接收到的有效强度的基站信号，</w:t>
      </w:r>
      <w:r>
        <w:rPr>
          <w:rFonts w:hint="eastAsia" w:ascii="仿宋" w:hAnsi="仿宋" w:eastAsia="仿宋"/>
          <w:color w:val="0000FF"/>
          <w:szCs w:val="21"/>
        </w:rPr>
        <w:t>可认为其周围</w:t>
      </w:r>
      <w:r>
        <w:rPr>
          <w:rFonts w:ascii="仿宋" w:hAnsi="仿宋" w:eastAsia="仿宋"/>
          <w:color w:val="0000FF"/>
          <w:szCs w:val="21"/>
        </w:rPr>
        <w:t>9</w:t>
      </w:r>
      <w:r>
        <w:rPr>
          <w:rFonts w:hint="eastAsia" w:ascii="仿宋" w:hAnsi="仿宋" w:eastAsia="仿宋"/>
          <w:color w:val="0000FF"/>
          <w:szCs w:val="21"/>
        </w:rPr>
        <w:t>个相邻区域（包含自身）内的所有基站为其相邻基站</w:t>
      </w:r>
      <w:r>
        <w:rPr>
          <w:rFonts w:hint="eastAsia" w:ascii="仿宋" w:hAnsi="仿宋" w:eastAsia="仿宋"/>
          <w:szCs w:val="21"/>
        </w:rPr>
        <w:t>，其中每个相邻区域的范围为该</w:t>
      </w:r>
      <w:bookmarkStart w:id="25" w:name="_Hlk123892180"/>
      <w:r>
        <w:rPr>
          <w:rFonts w:hint="eastAsia" w:ascii="仿宋" w:hAnsi="仿宋" w:eastAsia="仿宋"/>
          <w:szCs w:val="21"/>
        </w:rPr>
        <w:t>基站信号的有效范围</w:t>
      </w:r>
      <w:bookmarkEnd w:id="25"/>
      <w:r>
        <w:rPr>
          <w:rFonts w:hint="eastAsia" w:ascii="仿宋" w:hAnsi="仿宋" w:eastAsia="仿宋"/>
          <w:szCs w:val="21"/>
        </w:rPr>
        <w:t>。</w:t>
      </w:r>
    </w:p>
    <w:p>
      <w:pPr>
        <w:spacing w:line="360" w:lineRule="auto"/>
        <w:ind w:firstLine="420"/>
        <w:rPr>
          <w:rFonts w:ascii="仿宋" w:hAnsi="仿宋" w:eastAsia="仿宋"/>
          <w:szCs w:val="21"/>
        </w:rPr>
      </w:pPr>
      <w:r>
        <w:rPr>
          <w:rFonts w:hint="eastAsia" w:ascii="仿宋" w:hAnsi="仿宋" w:eastAsia="仿宋"/>
          <w:szCs w:val="21"/>
        </w:rPr>
        <w:t>分块的存储方式，就是直接将区域分解为有规律的小的子区域，给定坐标(</w:t>
      </w:r>
      <w:r>
        <w:rPr>
          <w:rFonts w:ascii="仿宋" w:hAnsi="仿宋" w:eastAsia="仿宋"/>
          <w:szCs w:val="21"/>
        </w:rPr>
        <w:t>x,y)</w:t>
      </w:r>
      <w:r>
        <w:rPr>
          <w:rFonts w:hint="eastAsia" w:ascii="仿宋" w:hAnsi="仿宋" w:eastAsia="仿宋"/>
          <w:szCs w:val="21"/>
        </w:rPr>
        <w:t>，</w:t>
      </w:r>
      <w:r>
        <w:rPr>
          <w:rFonts w:hint="eastAsia" w:ascii="仿宋" w:hAnsi="仿宋" w:eastAsia="仿宋"/>
          <w:szCs w:val="21"/>
          <w:highlight w:val="yellow"/>
        </w:rPr>
        <w:t>就能判断出属于哪个子区域，并推断出相邻的子区域是哪些</w:t>
      </w:r>
      <w:r>
        <w:rPr>
          <w:rFonts w:hint="eastAsia" w:ascii="仿宋" w:hAnsi="仿宋" w:eastAsia="仿宋"/>
          <w:szCs w:val="21"/>
        </w:rPr>
        <w:t>，能够快速准确地找到符合要求的基站在哪些子区域中，而不必遍历所有的基站数据。</w:t>
      </w:r>
    </w:p>
    <w:p>
      <w:pPr>
        <w:spacing w:line="360" w:lineRule="auto"/>
        <w:ind w:firstLine="420"/>
        <w:rPr>
          <w:rFonts w:ascii="宋体" w:hAnsi="宋体"/>
          <w:sz w:val="24"/>
        </w:rPr>
      </w:pPr>
      <w:r>
        <w:rPr>
          <w:rFonts w:ascii="宋体" w:hAnsi="宋体"/>
          <w:sz w:val="24"/>
        </w:rPr>
        <w:t>3</w:t>
      </w:r>
      <w:r>
        <w:rPr>
          <w:rFonts w:hint="eastAsia" w:ascii="宋体" w:hAnsi="宋体"/>
          <w:sz w:val="24"/>
        </w:rPr>
        <w:t>）根据多个位置不同、信号功率强度不同的基站数据，判断对于当前移动终端所在的位置，能够接收到的哪个基站的信号最强。</w:t>
      </w:r>
    </w:p>
    <w:p>
      <w:pPr>
        <w:spacing w:line="360" w:lineRule="auto"/>
        <w:ind w:firstLine="420"/>
        <w:rPr>
          <w:rFonts w:ascii="宋体" w:hAnsi="宋体"/>
          <w:sz w:val="24"/>
        </w:rPr>
      </w:pPr>
      <w:r>
        <w:rPr>
          <w:rFonts w:hint="eastAsia" w:ascii="仿宋" w:hAnsi="仿宋" w:eastAsia="仿宋"/>
          <w:b/>
          <w:bCs/>
          <w:color w:val="333333"/>
          <w:szCs w:val="21"/>
          <w:shd w:val="clear" w:color="auto" w:fill="FFFFFF"/>
        </w:rPr>
        <w:t>补充资料3：基站与用户之间的信号强度衰减计算方式</w:t>
      </w:r>
    </w:p>
    <w:p>
      <w:pPr>
        <w:spacing w:line="360" w:lineRule="auto"/>
        <w:ind w:firstLine="420"/>
        <w:rPr>
          <w:rFonts w:ascii="仿宋" w:hAnsi="仿宋" w:eastAsia="仿宋"/>
          <w:szCs w:val="21"/>
        </w:rPr>
      </w:pPr>
      <w:r>
        <w:rPr>
          <w:rFonts w:hint="eastAsia" w:ascii="仿宋" w:hAnsi="仿宋" w:eastAsia="仿宋"/>
          <w:szCs w:val="21"/>
        </w:rPr>
        <w:t>在本课程设计中，简化了基站信号的有效范围的约定。实际上，</w:t>
      </w:r>
      <w:r>
        <w:rPr>
          <w:rFonts w:ascii="仿宋" w:hAnsi="仿宋" w:eastAsia="仿宋"/>
          <w:szCs w:val="21"/>
        </w:rPr>
        <w:t>基站与用户之间的信号强度</w:t>
      </w:r>
      <w:r>
        <w:rPr>
          <w:rFonts w:hint="eastAsia" w:ascii="仿宋" w:hAnsi="仿宋" w:eastAsia="仿宋"/>
          <w:szCs w:val="21"/>
        </w:rPr>
        <w:t>衰减</w:t>
      </w:r>
      <w:r>
        <w:rPr>
          <w:rFonts w:ascii="仿宋" w:hAnsi="仿宋" w:eastAsia="仿宋"/>
          <w:szCs w:val="21"/>
        </w:rPr>
        <w:t>可用下式表示：</w:t>
      </w:r>
    </w:p>
    <w:p>
      <w:pPr>
        <w:spacing w:line="360" w:lineRule="auto"/>
        <w:ind w:firstLine="420"/>
        <w:rPr>
          <w:rFonts w:ascii="仿宋" w:hAnsi="仿宋" w:eastAsia="仿宋"/>
          <w:szCs w:val="21"/>
        </w:rPr>
      </w:pPr>
      <w:r>
        <w:rPr>
          <w:rFonts w:ascii="仿宋" w:hAnsi="仿宋" w:eastAsia="仿宋"/>
          <w:szCs w:val="21"/>
        </w:rPr>
        <w:t>R = 32.4 + 20*log(D) + 20*log(M)</w:t>
      </w:r>
    </w:p>
    <w:p>
      <w:pPr>
        <w:spacing w:line="360" w:lineRule="auto"/>
        <w:ind w:firstLine="420"/>
        <w:rPr>
          <w:rFonts w:ascii="仿宋" w:hAnsi="仿宋" w:eastAsia="仿宋"/>
          <w:szCs w:val="21"/>
        </w:rPr>
      </w:pPr>
      <w:r>
        <w:rPr>
          <w:rFonts w:hint="eastAsia" w:ascii="仿宋" w:hAnsi="仿宋" w:eastAsia="仿宋"/>
          <w:szCs w:val="21"/>
        </w:rPr>
        <w:t>其中，</w:t>
      </w:r>
      <w:r>
        <w:rPr>
          <w:rFonts w:ascii="仿宋" w:hAnsi="仿宋" w:eastAsia="仿宋"/>
          <w:szCs w:val="21"/>
        </w:rPr>
        <w:t>D表示无线信号空间传播距离，单位为km；</w:t>
      </w:r>
    </w:p>
    <w:p>
      <w:pPr>
        <w:spacing w:line="360" w:lineRule="auto"/>
        <w:ind w:firstLine="420"/>
        <w:rPr>
          <w:rFonts w:ascii="仿宋" w:hAnsi="仿宋" w:eastAsia="仿宋"/>
          <w:szCs w:val="21"/>
        </w:rPr>
      </w:pPr>
      <w:r>
        <w:rPr>
          <w:rFonts w:ascii="仿宋" w:hAnsi="仿宋" w:eastAsia="仿宋"/>
          <w:szCs w:val="21"/>
        </w:rPr>
        <w:t>M，表示频率，单位MHz，假设为gsm信号为900MHz。</w:t>
      </w:r>
    </w:p>
    <w:p>
      <w:pPr>
        <w:spacing w:line="360" w:lineRule="auto"/>
        <w:ind w:firstLine="420"/>
        <w:rPr>
          <w:rFonts w:ascii="仿宋" w:hAnsi="仿宋" w:eastAsia="仿宋"/>
          <w:szCs w:val="21"/>
        </w:rPr>
      </w:pPr>
      <w:r>
        <w:rPr>
          <w:rFonts w:ascii="仿宋" w:hAnsi="仿宋" w:eastAsia="仿宋"/>
          <w:szCs w:val="21"/>
        </w:rPr>
        <w:t>R: 信号的损耗之，单位为dB。</w:t>
      </w:r>
    </w:p>
    <w:p>
      <w:pPr>
        <w:spacing w:line="360" w:lineRule="auto"/>
        <w:ind w:firstLine="420"/>
        <w:rPr>
          <w:rFonts w:ascii="仿宋" w:hAnsi="仿宋" w:eastAsia="仿宋"/>
          <w:szCs w:val="21"/>
        </w:rPr>
      </w:pPr>
      <w:r>
        <w:rPr>
          <w:rFonts w:ascii="仿宋" w:hAnsi="仿宋" w:eastAsia="仿宋"/>
          <w:szCs w:val="21"/>
        </w:rPr>
        <w:t>例如，无线信号1m的衰减为：</w:t>
      </w:r>
    </w:p>
    <w:p>
      <w:pPr>
        <w:spacing w:line="360" w:lineRule="auto"/>
        <w:ind w:firstLine="420"/>
        <w:rPr>
          <w:rFonts w:ascii="仿宋" w:hAnsi="仿宋" w:eastAsia="仿宋"/>
          <w:szCs w:val="21"/>
        </w:rPr>
      </w:pPr>
      <w:r>
        <w:rPr>
          <w:rFonts w:ascii="仿宋" w:hAnsi="仿宋" w:eastAsia="仿宋"/>
          <w:szCs w:val="21"/>
        </w:rPr>
        <w:t>R = 32.4 + 20*log(1/1000) + 20*log(900) = 32.4-60+59.1 = 31.5dB</w:t>
      </w:r>
    </w:p>
    <w:p>
      <w:pPr>
        <w:spacing w:line="360" w:lineRule="auto"/>
        <w:ind w:firstLine="420"/>
        <w:rPr>
          <w:ins w:id="1" w:author="Microsoft 帐户" w:date="2023-01-06T11:31:00Z"/>
          <w:rFonts w:ascii="宋体" w:hAnsi="宋体"/>
          <w:color w:val="FF0000"/>
          <w:sz w:val="24"/>
          <w:highlight w:val="yellow"/>
          <w:u w:val="single"/>
        </w:rPr>
      </w:pPr>
      <w:ins w:id="2" w:author="Microsoft 帐户" w:date="2023-01-06T11:26:00Z">
        <w:r>
          <w:rPr>
            <w:rFonts w:ascii="宋体" w:hAnsi="宋体"/>
            <w:color w:val="FF0000"/>
            <w:sz w:val="24"/>
            <w:highlight w:val="yellow"/>
            <w:u w:val="single"/>
          </w:rPr>
          <w:t>本课程设计的</w:t>
        </w:r>
      </w:ins>
      <w:ins w:id="3" w:author="Microsoft 帐户" w:date="2023-01-06T11:44:00Z">
        <w:r>
          <w:rPr>
            <w:rFonts w:ascii="宋体" w:hAnsi="宋体"/>
            <w:color w:val="FF0000"/>
            <w:sz w:val="24"/>
            <w:highlight w:val="yellow"/>
            <w:u w:val="single"/>
          </w:rPr>
          <w:t>有效范围</w:t>
        </w:r>
      </w:ins>
      <w:ins w:id="4" w:author="Microsoft 帐户" w:date="2023-01-06T11:45:00Z">
        <w:r>
          <w:rPr>
            <w:rFonts w:ascii="宋体" w:hAnsi="宋体"/>
            <w:color w:val="FF0000"/>
            <w:sz w:val="24"/>
            <w:highlight w:val="yellow"/>
            <w:u w:val="single"/>
          </w:rPr>
          <w:t>应按照</w:t>
        </w:r>
      </w:ins>
      <w:ins w:id="5" w:author="Microsoft 帐户" w:date="2023-01-06T11:45:00Z">
        <w:r>
          <w:rPr>
            <w:rFonts w:hint="eastAsia" w:ascii="宋体" w:hAnsi="宋体"/>
            <w:color w:val="FF0000"/>
            <w:sz w:val="24"/>
            <w:highlight w:val="yellow"/>
            <w:u w:val="single"/>
          </w:rPr>
          <w:t>2</w:t>
        </w:r>
      </w:ins>
      <w:ins w:id="6" w:author="Microsoft 帐户" w:date="2023-01-06T11:45:00Z">
        <w:r>
          <w:rPr>
            <w:rFonts w:ascii="宋体" w:hAnsi="宋体"/>
            <w:color w:val="FF0000"/>
            <w:sz w:val="24"/>
            <w:highlight w:val="yellow"/>
            <w:u w:val="single"/>
          </w:rPr>
          <w:t>.6节中的</w:t>
        </w:r>
      </w:ins>
      <w:ins w:id="7" w:author="Microsoft 帐户" w:date="2023-01-06T11:26:00Z">
        <w:r>
          <w:rPr>
            <w:rFonts w:ascii="宋体" w:hAnsi="宋体"/>
            <w:color w:val="FF0000"/>
            <w:sz w:val="24"/>
            <w:highlight w:val="yellow"/>
            <w:u w:val="single"/>
          </w:rPr>
          <w:t>简化约定</w:t>
        </w:r>
      </w:ins>
      <w:ins w:id="8" w:author="Microsoft 帐户" w:date="2023-01-06T11:45:00Z">
        <w:r>
          <w:rPr>
            <w:rFonts w:ascii="宋体" w:hAnsi="宋体"/>
            <w:color w:val="FF0000"/>
            <w:sz w:val="24"/>
            <w:highlight w:val="yellow"/>
            <w:u w:val="single"/>
          </w:rPr>
          <w:t>计算</w:t>
        </w:r>
      </w:ins>
      <w:ins w:id="9" w:author="Microsoft 帐户" w:date="2023-01-06T11:26:00Z">
        <w:r>
          <w:rPr>
            <w:rFonts w:ascii="宋体" w:hAnsi="宋体"/>
            <w:color w:val="FF0000"/>
            <w:sz w:val="24"/>
            <w:highlight w:val="yellow"/>
            <w:u w:val="single"/>
          </w:rPr>
          <w:t>。</w:t>
        </w:r>
      </w:ins>
    </w:p>
    <w:p>
      <w:pPr>
        <w:spacing w:line="360" w:lineRule="auto"/>
        <w:ind w:firstLine="420"/>
        <w:rPr>
          <w:ins w:id="10" w:author="Microsoft 帐户" w:date="2023-01-06T11:32:00Z"/>
          <w:rFonts w:ascii="宋体" w:hAnsi="宋体"/>
          <w:sz w:val="24"/>
        </w:rPr>
      </w:pPr>
      <w:ins w:id="11" w:author="Microsoft 帐户" w:date="2023-01-06T11:44:00Z">
        <w:r>
          <w:rPr>
            <w:rFonts w:ascii="宋体" w:hAnsi="宋体"/>
            <w:sz w:val="24"/>
          </w:rPr>
          <w:t>简化</w:t>
        </w:r>
      </w:ins>
      <w:ins w:id="12" w:author="Microsoft 帐户" w:date="2023-01-06T11:28:00Z">
        <w:r>
          <w:rPr>
            <w:rFonts w:ascii="宋体" w:hAnsi="宋体"/>
            <w:sz w:val="24"/>
          </w:rPr>
          <w:t>约定的来由说明：从基站的衰减公式可以看出，</w:t>
        </w:r>
      </w:ins>
      <w:ins w:id="13" w:author="Microsoft 帐户" w:date="2023-01-06T11:29:00Z">
        <w:r>
          <w:rPr>
            <w:rFonts w:ascii="宋体" w:hAnsi="宋体"/>
            <w:sz w:val="24"/>
          </w:rPr>
          <w:t>在通信频率已定的情况下，</w:t>
        </w:r>
      </w:ins>
      <w:ins w:id="14" w:author="Microsoft 帐户" w:date="2023-01-06T11:39:00Z">
        <w:r>
          <w:rPr>
            <w:rFonts w:ascii="宋体" w:hAnsi="宋体"/>
            <w:sz w:val="24"/>
          </w:rPr>
          <w:t>信号路径上的</w:t>
        </w:r>
      </w:ins>
      <w:ins w:id="15" w:author="Microsoft 帐户" w:date="2023-01-06T11:29:00Z">
        <w:r>
          <w:rPr>
            <w:rFonts w:ascii="宋体" w:hAnsi="宋体"/>
            <w:sz w:val="24"/>
          </w:rPr>
          <w:t>衰减大小与</w:t>
        </w:r>
      </w:ins>
      <w:ins w:id="16" w:author="Microsoft 帐户" w:date="2023-01-06T11:30:00Z">
        <w:r>
          <w:rPr>
            <w:rFonts w:ascii="宋体" w:hAnsi="宋体"/>
            <w:sz w:val="24"/>
          </w:rPr>
          <w:t>基站和用户之间的</w:t>
        </w:r>
      </w:ins>
      <w:ins w:id="17" w:author="Microsoft 帐户" w:date="2023-01-06T11:29:00Z">
        <w:r>
          <w:rPr>
            <w:rFonts w:ascii="宋体" w:hAnsi="宋体"/>
            <w:sz w:val="24"/>
          </w:rPr>
          <w:t>距离</w:t>
        </w:r>
      </w:ins>
      <w:ins w:id="18" w:author="Microsoft 帐户" w:date="2023-01-06T11:30:00Z">
        <w:r>
          <w:rPr>
            <w:rFonts w:ascii="宋体" w:hAnsi="宋体"/>
            <w:sz w:val="24"/>
          </w:rPr>
          <w:t>平方呈正比</w:t>
        </w:r>
      </w:ins>
      <w:ins w:id="19" w:author="Microsoft 帐户" w:date="2023-01-06T11:31:00Z">
        <w:r>
          <w:rPr>
            <w:rFonts w:ascii="宋体" w:hAnsi="宋体"/>
            <w:sz w:val="24"/>
          </w:rPr>
          <w:t>。此外，用户</w:t>
        </w:r>
      </w:ins>
      <w:ins w:id="20" w:author="Microsoft 帐户" w:date="2023-01-06T11:32:00Z">
        <w:r>
          <w:rPr>
            <w:rFonts w:ascii="宋体" w:hAnsi="宋体"/>
            <w:sz w:val="24"/>
          </w:rPr>
          <w:t>信号接收强度与</w:t>
        </w:r>
      </w:ins>
      <w:ins w:id="21" w:author="Microsoft 帐户" w:date="2023-01-06T11:31:00Z">
        <w:r>
          <w:rPr>
            <w:rFonts w:ascii="宋体" w:hAnsi="宋体"/>
            <w:sz w:val="24"/>
          </w:rPr>
          <w:t>基站发射</w:t>
        </w:r>
      </w:ins>
      <w:ins w:id="22" w:author="Microsoft 帐户" w:date="2023-01-06T11:32:00Z">
        <w:r>
          <w:rPr>
            <w:rFonts w:ascii="宋体" w:hAnsi="宋体"/>
            <w:sz w:val="24"/>
          </w:rPr>
          <w:t>信号强度呈正比。因此，</w:t>
        </w:r>
      </w:ins>
      <w:ins w:id="23" w:author="Microsoft 帐户" w:date="2023-01-06T11:33:00Z">
        <w:r>
          <w:rPr>
            <w:rFonts w:ascii="宋体" w:hAnsi="宋体"/>
            <w:sz w:val="24"/>
          </w:rPr>
          <w:t>在通信条件已定的情况下，</w:t>
        </w:r>
      </w:ins>
      <w:ins w:id="24" w:author="Microsoft 帐户" w:date="2023-01-06T11:35:00Z">
        <w:r>
          <w:rPr>
            <w:rFonts w:ascii="宋体" w:hAnsi="宋体"/>
            <w:sz w:val="24"/>
          </w:rPr>
          <w:t>用户的</w:t>
        </w:r>
      </w:ins>
      <w:ins w:id="25" w:author="Microsoft 帐户" w:date="2023-01-06T11:42:00Z">
        <w:r>
          <w:rPr>
            <w:rFonts w:ascii="宋体" w:hAnsi="宋体"/>
            <w:sz w:val="24"/>
          </w:rPr>
          <w:t>有效范围</w:t>
        </w:r>
      </w:ins>
      <w:ins w:id="26" w:author="Microsoft 帐户" w:date="2023-01-06T11:32:00Z">
        <w:r>
          <w:rPr>
            <w:rFonts w:ascii="宋体" w:hAnsi="宋体"/>
            <w:sz w:val="24"/>
          </w:rPr>
          <w:t>可</w:t>
        </w:r>
      </w:ins>
      <w:ins w:id="27" w:author="Microsoft 帐户" w:date="2023-01-06T11:36:00Z">
        <w:r>
          <w:rPr>
            <w:rFonts w:ascii="宋体" w:hAnsi="宋体"/>
            <w:sz w:val="24"/>
          </w:rPr>
          <w:t>简化地</w:t>
        </w:r>
      </w:ins>
      <w:ins w:id="28" w:author="Microsoft 帐户" w:date="2023-01-06T11:35:00Z">
        <w:r>
          <w:rPr>
            <w:rFonts w:ascii="宋体" w:hAnsi="宋体"/>
            <w:sz w:val="24"/>
          </w:rPr>
          <w:t>认为</w:t>
        </w:r>
      </w:ins>
      <w:ins w:id="29" w:author="Microsoft 帐户" w:date="2023-01-06T11:40:00Z">
        <w:r>
          <w:rPr>
            <w:rFonts w:ascii="宋体" w:hAnsi="宋体"/>
            <w:sz w:val="24"/>
          </w:rPr>
          <w:t>只</w:t>
        </w:r>
      </w:ins>
      <w:ins w:id="30" w:author="Microsoft 帐户" w:date="2023-01-06T11:35:00Z">
        <w:r>
          <w:rPr>
            <w:rFonts w:ascii="宋体" w:hAnsi="宋体"/>
            <w:sz w:val="24"/>
          </w:rPr>
          <w:t>与</w:t>
        </w:r>
      </w:ins>
      <w:ins w:id="31" w:author="Microsoft 帐户" w:date="2023-01-06T11:37:00Z">
        <w:r>
          <w:rPr>
            <w:rFonts w:hint="eastAsia" w:ascii="宋体" w:hAnsi="宋体"/>
            <w:sz w:val="24"/>
          </w:rPr>
          <w:t>2</w:t>
        </w:r>
      </w:ins>
      <w:ins w:id="32" w:author="Microsoft 帐户" w:date="2023-01-06T11:37:00Z">
        <w:r>
          <w:rPr>
            <w:rFonts w:ascii="宋体" w:hAnsi="宋体"/>
            <w:sz w:val="24"/>
          </w:rPr>
          <w:t>.6节中的</w:t>
        </w:r>
      </w:ins>
      <w:ins w:id="33" w:author="Microsoft 帐户" w:date="2023-01-06T11:34:00Z">
        <w:r>
          <w:rPr>
            <w:rFonts w:ascii="宋体" w:hAnsi="宋体"/>
            <w:sz w:val="24"/>
          </w:rPr>
          <w:t>“</w:t>
        </w:r>
      </w:ins>
      <w:ins w:id="34" w:author="Microsoft 帐户" w:date="2023-01-06T11:43:00Z">
        <w:r>
          <w:rPr>
            <w:rFonts w:ascii="宋体" w:hAnsi="宋体"/>
            <w:sz w:val="24"/>
          </w:rPr>
          <w:t>有效半径</w:t>
        </w:r>
      </w:ins>
      <w:ins w:id="35" w:author="Microsoft 帐户" w:date="2023-01-06T11:34:00Z">
        <w:r>
          <w:rPr>
            <w:rFonts w:ascii="宋体" w:hAnsi="宋体"/>
            <w:sz w:val="24"/>
          </w:rPr>
          <w:t>”和“基站类型”（不同类型基站</w:t>
        </w:r>
      </w:ins>
      <w:ins w:id="36" w:author="Microsoft 帐户" w:date="2023-01-06T11:46:00Z">
        <w:r>
          <w:rPr>
            <w:rFonts w:ascii="宋体" w:hAnsi="宋体"/>
            <w:sz w:val="24"/>
          </w:rPr>
          <w:t>的</w:t>
        </w:r>
      </w:ins>
      <w:ins w:id="37" w:author="Microsoft 帐户" w:date="2023-01-06T11:34:00Z">
        <w:r>
          <w:rPr>
            <w:rFonts w:ascii="宋体" w:hAnsi="宋体"/>
            <w:sz w:val="24"/>
          </w:rPr>
          <w:t>发射</w:t>
        </w:r>
      </w:ins>
      <w:ins w:id="38" w:author="Microsoft 帐户" w:date="2023-01-06T11:46:00Z">
        <w:r>
          <w:rPr>
            <w:rFonts w:ascii="宋体" w:hAnsi="宋体"/>
            <w:sz w:val="24"/>
          </w:rPr>
          <w:t>功率</w:t>
        </w:r>
      </w:ins>
      <w:ins w:id="39" w:author="Microsoft 帐户" w:date="2023-01-06T11:34:00Z">
        <w:r>
          <w:rPr>
            <w:rFonts w:ascii="宋体" w:hAnsi="宋体"/>
            <w:sz w:val="24"/>
          </w:rPr>
          <w:t>不同</w:t>
        </w:r>
      </w:ins>
      <w:ins w:id="40" w:author="Microsoft 帐户" w:date="2023-01-06T11:38:00Z">
        <w:r>
          <w:rPr>
            <w:rFonts w:ascii="宋体" w:hAnsi="宋体"/>
            <w:sz w:val="24"/>
          </w:rPr>
          <w:t>，由基站所处</w:t>
        </w:r>
      </w:ins>
      <w:ins w:id="41" w:author="Microsoft 帐户" w:date="2023-01-06T11:39:00Z">
        <w:r>
          <w:rPr>
            <w:rFonts w:ascii="宋体" w:hAnsi="宋体"/>
            <w:sz w:val="24"/>
          </w:rPr>
          <w:t>位置和基准强度决定</w:t>
        </w:r>
      </w:ins>
      <w:ins w:id="42" w:author="Microsoft 帐户" w:date="2023-01-06T11:34:00Z">
        <w:r>
          <w:rPr>
            <w:rFonts w:ascii="宋体" w:hAnsi="宋体"/>
            <w:sz w:val="24"/>
          </w:rPr>
          <w:t>）参数</w:t>
        </w:r>
      </w:ins>
      <w:ins w:id="43" w:author="Microsoft 帐户" w:date="2023-01-06T11:36:00Z">
        <w:r>
          <w:rPr>
            <w:rFonts w:ascii="宋体" w:hAnsi="宋体"/>
            <w:sz w:val="24"/>
          </w:rPr>
          <w:t>相关</w:t>
        </w:r>
      </w:ins>
      <w:ins w:id="44" w:author="Microsoft 帐户" w:date="2023-01-06T11:34:00Z">
        <w:r>
          <w:rPr>
            <w:rFonts w:ascii="宋体" w:hAnsi="宋体"/>
            <w:sz w:val="24"/>
          </w:rPr>
          <w:t>。</w:t>
        </w:r>
      </w:ins>
    </w:p>
    <w:p>
      <w:pPr>
        <w:spacing w:line="360" w:lineRule="auto"/>
        <w:ind w:firstLine="420"/>
        <w:rPr>
          <w:rFonts w:ascii="宋体" w:hAnsi="宋体"/>
          <w:sz w:val="24"/>
        </w:rPr>
      </w:pPr>
    </w:p>
    <w:p>
      <w:pPr>
        <w:spacing w:line="360" w:lineRule="auto"/>
        <w:ind w:firstLine="420"/>
        <w:rPr>
          <w:rFonts w:ascii="宋体" w:hAnsi="宋体"/>
          <w:sz w:val="24"/>
        </w:rPr>
      </w:pPr>
      <w:r>
        <w:rPr>
          <w:rFonts w:ascii="宋体" w:hAnsi="宋体"/>
          <w:sz w:val="24"/>
        </w:rPr>
        <w:t>4</w:t>
      </w:r>
      <w:r>
        <w:rPr>
          <w:rFonts w:hint="eastAsia" w:ascii="宋体" w:hAnsi="宋体"/>
          <w:sz w:val="24"/>
        </w:rPr>
        <w:t>）计算什么时刻和位置会离开当前连接的基站有效信号范围。</w:t>
      </w:r>
    </w:p>
    <w:p>
      <w:pPr>
        <w:spacing w:line="360" w:lineRule="auto"/>
        <w:ind w:firstLine="420"/>
        <w:rPr>
          <w:rFonts w:ascii="宋体" w:hAnsi="宋体"/>
          <w:sz w:val="24"/>
        </w:rPr>
      </w:pPr>
      <w:r>
        <w:rPr>
          <w:rFonts w:ascii="宋体" w:hAnsi="宋体"/>
          <w:sz w:val="24"/>
        </w:rPr>
        <w:t>5</w:t>
      </w:r>
      <w:r>
        <w:rPr>
          <w:rFonts w:hint="eastAsia" w:ascii="宋体" w:hAnsi="宋体"/>
          <w:sz w:val="24"/>
        </w:rPr>
        <w:t>）计算什么时刻和位置会进入新的基站有效信号范围。</w:t>
      </w:r>
    </w:p>
    <w:p>
      <w:pPr>
        <w:spacing w:line="360" w:lineRule="auto"/>
        <w:ind w:firstLine="420"/>
        <w:rPr>
          <w:rFonts w:ascii="宋体" w:hAnsi="宋体"/>
          <w:sz w:val="24"/>
        </w:rPr>
      </w:pPr>
      <w:r>
        <w:rPr>
          <w:rFonts w:ascii="宋体" w:hAnsi="宋体"/>
          <w:sz w:val="24"/>
        </w:rPr>
        <w:t>6</w:t>
      </w:r>
      <w:r>
        <w:rPr>
          <w:rFonts w:hint="eastAsia" w:ascii="宋体" w:hAnsi="宋体"/>
          <w:sz w:val="24"/>
        </w:rPr>
        <w:t>）给定移动终端的移动轨迹，计算需要不断切换到哪些基站进行通信。</w:t>
      </w:r>
    </w:p>
    <w:p>
      <w:pPr>
        <w:spacing w:line="360" w:lineRule="auto"/>
        <w:ind w:firstLine="420"/>
        <w:rPr>
          <w:rFonts w:ascii="宋体" w:hAnsi="宋体"/>
          <w:sz w:val="24"/>
        </w:rPr>
      </w:pPr>
      <w:r>
        <w:rPr>
          <w:rFonts w:ascii="宋体" w:hAnsi="宋体"/>
          <w:sz w:val="24"/>
        </w:rPr>
        <w:t>7</w:t>
      </w:r>
      <w:r>
        <w:rPr>
          <w:rFonts w:hint="eastAsia" w:ascii="宋体" w:hAnsi="宋体"/>
          <w:sz w:val="24"/>
        </w:rPr>
        <w:t>）分析会通过哪些区域的基站信号没有完全覆盖。</w:t>
      </w:r>
    </w:p>
    <w:p>
      <w:pPr>
        <w:spacing w:line="360" w:lineRule="auto"/>
        <w:ind w:firstLine="420"/>
        <w:rPr>
          <w:rFonts w:ascii="宋体" w:hAnsi="宋体"/>
          <w:sz w:val="24"/>
        </w:rPr>
      </w:pPr>
      <w:r>
        <w:rPr>
          <w:rFonts w:ascii="宋体" w:hAnsi="宋体"/>
          <w:sz w:val="24"/>
        </w:rPr>
        <w:t>8</w:t>
      </w:r>
      <w:r>
        <w:rPr>
          <w:rFonts w:hint="eastAsia" w:ascii="宋体" w:hAnsi="宋体"/>
          <w:sz w:val="24"/>
        </w:rPr>
        <w:t>）分析会遇到哪些伪基站。</w:t>
      </w:r>
    </w:p>
    <w:p>
      <w:pPr>
        <w:pStyle w:val="3"/>
        <w:spacing w:before="156" w:beforeLines="50" w:after="156" w:afterLines="50" w:line="360" w:lineRule="auto"/>
        <w:rPr>
          <w:rFonts w:ascii="黑体" w:hAnsi="黑体"/>
          <w:sz w:val="28"/>
          <w:szCs w:val="28"/>
        </w:rPr>
      </w:pPr>
      <w:bookmarkStart w:id="26" w:name="_Toc123048738"/>
      <w:r>
        <w:rPr>
          <w:rFonts w:hint="eastAsia" w:ascii="黑体" w:hAnsi="黑体"/>
          <w:sz w:val="28"/>
          <w:szCs w:val="28"/>
        </w:rPr>
        <w:t>2</w:t>
      </w:r>
      <w:r>
        <w:rPr>
          <w:rFonts w:ascii="黑体" w:hAnsi="黑体"/>
          <w:sz w:val="28"/>
          <w:szCs w:val="28"/>
        </w:rPr>
        <w:t>.</w:t>
      </w:r>
      <w:r>
        <w:rPr>
          <w:rFonts w:hint="eastAsia" w:ascii="黑体" w:hAnsi="黑体"/>
          <w:sz w:val="28"/>
          <w:szCs w:val="28"/>
        </w:rPr>
        <w:t>3</w:t>
      </w:r>
      <w:r>
        <w:rPr>
          <w:rFonts w:ascii="黑体" w:hAnsi="黑体"/>
          <w:sz w:val="28"/>
          <w:szCs w:val="28"/>
        </w:rPr>
        <w:t xml:space="preserve"> </w:t>
      </w:r>
      <w:r>
        <w:rPr>
          <w:rFonts w:hint="eastAsia" w:ascii="黑体" w:hAnsi="黑体"/>
          <w:sz w:val="28"/>
          <w:szCs w:val="28"/>
        </w:rPr>
        <w:t>主要功能要求</w:t>
      </w:r>
      <w:bookmarkEnd w:id="26"/>
    </w:p>
    <w:p>
      <w:pPr>
        <w:rPr>
          <w:rFonts w:ascii="黑体" w:hAnsi="黑体"/>
          <w:sz w:val="28"/>
          <w:szCs w:val="28"/>
        </w:rPr>
      </w:pPr>
      <w:r>
        <w:rPr>
          <w:rFonts w:hint="eastAsia"/>
        </w:rPr>
        <w:t>（1-</w:t>
      </w:r>
      <w:r>
        <w:t>5</w:t>
      </w:r>
      <w:r>
        <w:rPr>
          <w:rFonts w:hint="eastAsia"/>
        </w:rPr>
        <w:t>点共7</w:t>
      </w:r>
      <w:r>
        <w:t>0</w:t>
      </w:r>
      <w:r>
        <w:rPr>
          <w:rFonts w:hint="eastAsia"/>
        </w:rPr>
        <w:t>分，具体的分数分解见检查表）</w:t>
      </w:r>
    </w:p>
    <w:p>
      <w:pPr>
        <w:spacing w:line="360" w:lineRule="auto"/>
        <w:ind w:firstLine="420"/>
        <w:rPr>
          <w:rFonts w:ascii="宋体" w:hAnsi="宋体"/>
          <w:sz w:val="24"/>
        </w:rPr>
      </w:pPr>
      <w:r>
        <w:rPr>
          <w:rFonts w:hint="eastAsia" w:ascii="宋体" w:hAnsi="宋体"/>
          <w:sz w:val="24"/>
        </w:rPr>
        <w:t>1）基站数据的合理存储方案设计。（8分）</w:t>
      </w:r>
    </w:p>
    <w:p>
      <w:pPr>
        <w:spacing w:line="360" w:lineRule="auto"/>
        <w:ind w:firstLine="420"/>
        <w:rPr>
          <w:rFonts w:ascii="宋体" w:hAnsi="宋体"/>
          <w:sz w:val="24"/>
        </w:rPr>
      </w:pPr>
      <w:r>
        <w:rPr>
          <w:rFonts w:hint="eastAsia" w:ascii="宋体" w:hAnsi="宋体"/>
          <w:sz w:val="24"/>
        </w:rPr>
        <w:t>如果是采用固定大小进行分块，则显示</w:t>
      </w:r>
      <w:r>
        <w:rPr>
          <w:rFonts w:hint="eastAsia" w:ascii="宋体" w:hAnsi="宋体"/>
          <w:sz w:val="24"/>
          <w:highlight w:val="yellow"/>
        </w:rPr>
        <w:t>首个分块/西北角区域</w:t>
      </w:r>
      <w:r>
        <w:rPr>
          <w:rFonts w:hint="eastAsia" w:ascii="宋体" w:hAnsi="宋体"/>
          <w:sz w:val="24"/>
        </w:rPr>
        <w:t>中的基站数据，以及显示</w:t>
      </w:r>
      <w:r>
        <w:rPr>
          <w:rFonts w:hint="eastAsia" w:ascii="宋体" w:hAnsi="宋体"/>
          <w:sz w:val="24"/>
          <w:highlight w:val="yellow"/>
        </w:rPr>
        <w:t>最后一个分块/东南角区域</w:t>
      </w:r>
      <w:r>
        <w:rPr>
          <w:rFonts w:hint="eastAsia" w:ascii="宋体" w:hAnsi="宋体"/>
          <w:sz w:val="24"/>
        </w:rPr>
        <w:t>中的基站数据。</w:t>
      </w:r>
    </w:p>
    <w:p>
      <w:pPr>
        <w:spacing w:line="360" w:lineRule="auto"/>
        <w:ind w:firstLine="420"/>
        <w:rPr>
          <w:rFonts w:ascii="宋体" w:hAnsi="宋体"/>
          <w:sz w:val="24"/>
        </w:rPr>
      </w:pPr>
      <w:r>
        <w:rPr>
          <w:rFonts w:hint="eastAsia" w:ascii="宋体" w:hAnsi="宋体"/>
          <w:sz w:val="24"/>
        </w:rPr>
        <w:t>如果是采用4叉树方式，则显示</w:t>
      </w:r>
      <w:r>
        <w:rPr>
          <w:rFonts w:hint="eastAsia" w:ascii="宋体" w:hAnsi="宋体"/>
          <w:sz w:val="24"/>
          <w:highlight w:val="yellow"/>
        </w:rPr>
        <w:t>西北角区域中非空</w:t>
      </w:r>
      <w:r>
        <w:rPr>
          <w:rFonts w:hint="eastAsia" w:ascii="宋体" w:hAnsi="宋体"/>
          <w:sz w:val="24"/>
        </w:rPr>
        <w:t>的基站数据，以及显示</w:t>
      </w:r>
      <w:r>
        <w:rPr>
          <w:rFonts w:hint="eastAsia" w:ascii="宋体" w:hAnsi="宋体"/>
          <w:sz w:val="24"/>
          <w:highlight w:val="yellow"/>
        </w:rPr>
        <w:t>东南角区域中非空</w:t>
      </w:r>
      <w:r>
        <w:rPr>
          <w:rFonts w:hint="eastAsia" w:ascii="宋体" w:hAnsi="宋体"/>
          <w:sz w:val="24"/>
        </w:rPr>
        <w:t>的基站数据。</w:t>
      </w:r>
    </w:p>
    <w:p>
      <w:pPr>
        <w:spacing w:line="360" w:lineRule="auto"/>
        <w:ind w:firstLine="420"/>
        <w:rPr>
          <w:rFonts w:ascii="宋体" w:hAnsi="宋体"/>
          <w:sz w:val="24"/>
        </w:rPr>
      </w:pPr>
      <w:r>
        <w:rPr>
          <w:rFonts w:hint="eastAsia" w:ascii="宋体" w:hAnsi="宋体"/>
          <w:sz w:val="24"/>
        </w:rPr>
        <w:t>分块的大小需要根据基站的数据进行分析才能合理设置。</w:t>
      </w:r>
    </w:p>
    <w:p>
      <w:pPr>
        <w:spacing w:line="360" w:lineRule="auto"/>
        <w:ind w:firstLine="420"/>
        <w:rPr>
          <w:rFonts w:ascii="宋体" w:hAnsi="宋体" w:cs="宋体"/>
          <w:b/>
          <w:bCs/>
          <w:szCs w:val="21"/>
        </w:rPr>
      </w:pPr>
      <w:r>
        <w:rPr>
          <w:rFonts w:hint="eastAsia" w:ascii="宋体" w:hAnsi="宋体" w:cs="宋体"/>
          <w:b/>
          <w:bCs/>
          <w:color w:val="0000FF"/>
          <w:szCs w:val="21"/>
        </w:rPr>
        <w:t>【考查分块存储/</w:t>
      </w:r>
      <w:r>
        <w:rPr>
          <w:rFonts w:ascii="宋体" w:hAnsi="宋体" w:cs="宋体"/>
          <w:b/>
          <w:bCs/>
          <w:color w:val="0000FF"/>
          <w:szCs w:val="21"/>
        </w:rPr>
        <w:t>4</w:t>
      </w:r>
      <w:r>
        <w:rPr>
          <w:rFonts w:hint="eastAsia" w:ascii="宋体" w:hAnsi="宋体" w:cs="宋体"/>
          <w:b/>
          <w:bCs/>
          <w:color w:val="0000FF"/>
          <w:szCs w:val="21"/>
        </w:rPr>
        <w:t>叉树存储方案的设计能力；】</w:t>
      </w:r>
    </w:p>
    <w:p>
      <w:pPr>
        <w:spacing w:line="360" w:lineRule="auto"/>
        <w:ind w:firstLine="420"/>
        <w:rPr>
          <w:rFonts w:ascii="宋体" w:hAnsi="宋体"/>
          <w:sz w:val="24"/>
        </w:rPr>
      </w:pPr>
      <w:r>
        <w:rPr>
          <w:rFonts w:hint="eastAsia" w:ascii="宋体" w:hAnsi="宋体"/>
          <w:sz w:val="24"/>
        </w:rPr>
        <w:t>2）在合理存储基站数据的基础上，在指定区域中进行基站的筛选。（1</w:t>
      </w:r>
      <w:r>
        <w:rPr>
          <w:rFonts w:ascii="宋体" w:hAnsi="宋体"/>
          <w:sz w:val="24"/>
        </w:rPr>
        <w:t>6</w:t>
      </w:r>
      <w:r>
        <w:rPr>
          <w:rFonts w:hint="eastAsia" w:ascii="宋体" w:hAnsi="宋体"/>
          <w:sz w:val="24"/>
        </w:rPr>
        <w:t>分）</w:t>
      </w:r>
    </w:p>
    <w:p>
      <w:pPr>
        <w:spacing w:line="360" w:lineRule="auto"/>
        <w:ind w:firstLine="420"/>
        <w:rPr>
          <w:rFonts w:ascii="宋体" w:hAnsi="宋体"/>
          <w:sz w:val="24"/>
        </w:rPr>
      </w:pPr>
      <w:r>
        <w:rPr>
          <w:rFonts w:hint="eastAsia" w:ascii="宋体" w:hAnsi="宋体"/>
          <w:sz w:val="24"/>
        </w:rPr>
        <w:t>对于指定坐标位置附近范围内的基站进行高效查找和筛选。</w:t>
      </w:r>
    </w:p>
    <w:p>
      <w:pPr>
        <w:spacing w:line="360" w:lineRule="auto"/>
        <w:ind w:firstLine="420"/>
        <w:rPr>
          <w:rFonts w:ascii="宋体" w:hAnsi="宋体"/>
          <w:sz w:val="24"/>
        </w:rPr>
      </w:pPr>
      <w:r>
        <w:rPr>
          <w:rFonts w:hint="eastAsia" w:ascii="宋体" w:hAnsi="宋体"/>
          <w:sz w:val="24"/>
        </w:rPr>
        <w:t>首先能够找到指定分块/</w:t>
      </w:r>
      <w:r>
        <w:rPr>
          <w:rFonts w:ascii="宋体" w:hAnsi="宋体"/>
          <w:sz w:val="24"/>
        </w:rPr>
        <w:t>4</w:t>
      </w:r>
      <w:r>
        <w:rPr>
          <w:rFonts w:hint="eastAsia" w:ascii="宋体" w:hAnsi="宋体"/>
          <w:sz w:val="24"/>
        </w:rPr>
        <w:t>叉树某个分枝的基站数据，也能够找到相邻分块/分枝的基站数据。（分项8分）</w:t>
      </w:r>
    </w:p>
    <w:p>
      <w:pPr>
        <w:spacing w:line="360" w:lineRule="auto"/>
        <w:ind w:firstLine="420"/>
        <w:rPr>
          <w:rFonts w:ascii="宋体" w:hAnsi="宋体"/>
          <w:sz w:val="24"/>
        </w:rPr>
      </w:pPr>
      <w:r>
        <w:rPr>
          <w:rFonts w:hint="eastAsia" w:ascii="宋体" w:hAnsi="宋体"/>
          <w:sz w:val="24"/>
        </w:rPr>
        <w:t>其次，能够根据指定的区域范围找到保存基站数据的相关分块/</w:t>
      </w:r>
      <w:r>
        <w:rPr>
          <w:rFonts w:ascii="宋体" w:hAnsi="宋体"/>
          <w:sz w:val="24"/>
        </w:rPr>
        <w:t>4</w:t>
      </w:r>
      <w:r>
        <w:rPr>
          <w:rFonts w:hint="eastAsia" w:ascii="宋体" w:hAnsi="宋体"/>
          <w:sz w:val="24"/>
        </w:rPr>
        <w:t>叉树的相关分枝，避免遍历所有的基站数据，尽量减少比较筛选的工作量；然后再具体分析哪些是超出查找范围的，进一步排除。具体操作要求为：根据给出的一组区域范围数据，查找并筛选出符合要求的基站数据。（分项8分）</w:t>
      </w:r>
    </w:p>
    <w:p>
      <w:pPr>
        <w:spacing w:line="360" w:lineRule="auto"/>
        <w:ind w:firstLine="420"/>
        <w:rPr>
          <w:rFonts w:ascii="宋体" w:hAnsi="宋体"/>
          <w:b/>
          <w:bCs/>
          <w:szCs w:val="21"/>
        </w:rPr>
      </w:pPr>
      <w:r>
        <w:rPr>
          <w:rFonts w:hint="eastAsia" w:ascii="宋体" w:hAnsi="宋体"/>
          <w:b/>
          <w:bCs/>
          <w:color w:val="0000FF"/>
          <w:szCs w:val="21"/>
        </w:rPr>
        <w:t>【考查运用分块存储/4叉树存储方案的进行数据查询和筛选操作；】</w:t>
      </w:r>
    </w:p>
    <w:p>
      <w:pPr>
        <w:spacing w:line="360" w:lineRule="auto"/>
        <w:ind w:firstLine="420"/>
        <w:rPr>
          <w:rFonts w:ascii="宋体" w:hAnsi="宋体"/>
          <w:sz w:val="24"/>
        </w:rPr>
      </w:pPr>
      <w:r>
        <w:rPr>
          <w:rFonts w:hint="eastAsia" w:ascii="宋体" w:hAnsi="宋体"/>
          <w:sz w:val="24"/>
        </w:rPr>
        <w:t>3）移动终端能够接收到附近基站发出的通信信号，信号强度与发送端的功率以及与接收的移动终端距离平方有关。移动终端与基站的距离超出额定距离的不能进行有效通信。（1</w:t>
      </w:r>
      <w:r>
        <w:rPr>
          <w:rFonts w:ascii="宋体" w:hAnsi="宋体"/>
          <w:sz w:val="24"/>
        </w:rPr>
        <w:t>2</w:t>
      </w:r>
      <w:r>
        <w:rPr>
          <w:rFonts w:hint="eastAsia" w:ascii="宋体" w:hAnsi="宋体"/>
          <w:sz w:val="24"/>
        </w:rPr>
        <w:t>分）</w:t>
      </w:r>
    </w:p>
    <w:p>
      <w:pPr>
        <w:spacing w:line="360" w:lineRule="auto"/>
        <w:ind w:firstLine="420"/>
        <w:rPr>
          <w:rFonts w:ascii="宋体" w:hAnsi="宋体"/>
          <w:sz w:val="24"/>
        </w:rPr>
      </w:pPr>
      <w:r>
        <w:rPr>
          <w:rFonts w:hint="eastAsia" w:ascii="宋体" w:hAnsi="宋体"/>
          <w:sz w:val="24"/>
        </w:rPr>
        <w:t>根据不同的位置，如城区、乡镇以及高速公路等，附近分布不同数量和不同信号强度的基站，需要分析出连接到哪些信号最好的基站进行通信。</w:t>
      </w:r>
    </w:p>
    <w:p>
      <w:pPr>
        <w:spacing w:line="360" w:lineRule="auto"/>
        <w:ind w:firstLine="420"/>
        <w:rPr>
          <w:rFonts w:ascii="宋体" w:hAnsi="宋体"/>
          <w:b/>
          <w:bCs/>
          <w:color w:val="0000FF"/>
          <w:szCs w:val="21"/>
        </w:rPr>
      </w:pPr>
      <w:r>
        <w:rPr>
          <w:rFonts w:hint="eastAsia" w:ascii="宋体" w:hAnsi="宋体"/>
          <w:b/>
          <w:bCs/>
          <w:color w:val="0000FF"/>
          <w:szCs w:val="21"/>
        </w:rPr>
        <w:t>【考查候选基站数据的筛选，需要分析与距离、功率强度等相关的信号强度；】</w:t>
      </w:r>
    </w:p>
    <w:p>
      <w:pPr>
        <w:spacing w:line="360" w:lineRule="auto"/>
        <w:ind w:firstLine="420"/>
        <w:rPr>
          <w:rFonts w:ascii="宋体" w:hAnsi="宋体"/>
          <w:sz w:val="24"/>
        </w:rPr>
      </w:pPr>
      <w:r>
        <w:rPr>
          <w:rFonts w:ascii="宋体" w:hAnsi="宋体"/>
          <w:sz w:val="24"/>
        </w:rPr>
        <w:t>4</w:t>
      </w:r>
      <w:r>
        <w:rPr>
          <w:rFonts w:hint="eastAsia" w:ascii="宋体" w:hAnsi="宋体"/>
          <w:sz w:val="24"/>
        </w:rPr>
        <w:t>）移动终端在特定的位置时，分析出没有覆盖基站信号的区域。</w:t>
      </w:r>
    </w:p>
    <w:p>
      <w:pPr>
        <w:spacing w:line="360" w:lineRule="auto"/>
        <w:ind w:firstLine="420"/>
        <w:rPr>
          <w:rFonts w:ascii="宋体" w:hAnsi="宋体"/>
          <w:sz w:val="24"/>
        </w:rPr>
      </w:pPr>
      <w:r>
        <w:rPr>
          <w:rFonts w:hint="eastAsia" w:ascii="宋体" w:hAnsi="宋体"/>
          <w:sz w:val="24"/>
        </w:rPr>
        <w:t>当所处的位置均不在附近基站的有效信号范围内，则说明该位置没有被基站信号覆盖。（10分）</w:t>
      </w:r>
    </w:p>
    <w:p>
      <w:pPr>
        <w:spacing w:line="360" w:lineRule="auto"/>
        <w:ind w:firstLine="420"/>
        <w:rPr>
          <w:rFonts w:ascii="宋体" w:hAnsi="宋体"/>
          <w:b/>
          <w:bCs/>
          <w:color w:val="0000FF"/>
          <w:szCs w:val="21"/>
        </w:rPr>
      </w:pPr>
      <w:r>
        <w:rPr>
          <w:rFonts w:hint="eastAsia" w:ascii="宋体" w:hAnsi="宋体"/>
          <w:b/>
          <w:bCs/>
          <w:color w:val="0000FF"/>
          <w:szCs w:val="21"/>
        </w:rPr>
        <w:t>【考查如何查找特定数据的算法应用能力；】</w:t>
      </w:r>
    </w:p>
    <w:p>
      <w:pPr>
        <w:spacing w:line="360" w:lineRule="auto"/>
        <w:ind w:firstLine="420"/>
        <w:rPr>
          <w:rFonts w:ascii="宋体" w:hAnsi="宋体"/>
          <w:sz w:val="24"/>
        </w:rPr>
      </w:pPr>
      <w:r>
        <w:rPr>
          <w:rFonts w:ascii="宋体" w:hAnsi="宋体"/>
          <w:sz w:val="24"/>
        </w:rPr>
        <w:t>5</w:t>
      </w:r>
      <w:r>
        <w:rPr>
          <w:rFonts w:hint="eastAsia" w:ascii="宋体" w:hAnsi="宋体"/>
          <w:sz w:val="24"/>
        </w:rPr>
        <w:t>）根据移动终端的移动轨迹，计算出需要切换基站的整个序列数据。</w:t>
      </w:r>
    </w:p>
    <w:p>
      <w:pPr>
        <w:spacing w:line="360" w:lineRule="auto"/>
        <w:ind w:firstLine="420"/>
        <w:rPr>
          <w:rFonts w:ascii="宋体" w:hAnsi="宋体"/>
          <w:sz w:val="24"/>
        </w:rPr>
      </w:pPr>
      <w:r>
        <w:rPr>
          <w:rFonts w:hint="eastAsia" w:ascii="宋体" w:hAnsi="宋体"/>
          <w:sz w:val="24"/>
        </w:rPr>
        <w:t>给定移动终端的移动轨迹，覆盖不同的城市和道路区域，也覆盖移动终端不同的移动速度，需要分析与计算依次切换的基站和通信连接状态。（2</w:t>
      </w:r>
      <w:r>
        <w:rPr>
          <w:rFonts w:ascii="宋体" w:hAnsi="宋体"/>
          <w:sz w:val="24"/>
        </w:rPr>
        <w:t>4</w:t>
      </w:r>
      <w:r>
        <w:rPr>
          <w:rFonts w:hint="eastAsia" w:ascii="宋体" w:hAnsi="宋体"/>
          <w:sz w:val="24"/>
        </w:rPr>
        <w:t>分）</w:t>
      </w:r>
    </w:p>
    <w:p>
      <w:pPr>
        <w:spacing w:line="360" w:lineRule="auto"/>
        <w:ind w:firstLine="420"/>
        <w:rPr>
          <w:rFonts w:ascii="宋体" w:hAnsi="宋体"/>
          <w:sz w:val="24"/>
        </w:rPr>
      </w:pPr>
      <w:r>
        <w:rPr>
          <w:rFonts w:hint="eastAsia" w:ascii="宋体" w:hAnsi="宋体"/>
          <w:b/>
          <w:bCs/>
          <w:color w:val="0000FF"/>
          <w:szCs w:val="21"/>
        </w:rPr>
        <w:t>【考查综合运用数据存储、查找、运算和领域专业知识应用的能力；】</w:t>
      </w:r>
      <w:r>
        <w:rPr>
          <w:rFonts w:hint="eastAsia" w:ascii="宋体" w:hAnsi="宋体"/>
          <w:sz w:val="24"/>
        </w:rPr>
        <w:t xml:space="preserve"> </w:t>
      </w:r>
    </w:p>
    <w:p>
      <w:pPr>
        <w:pStyle w:val="3"/>
        <w:spacing w:before="156" w:beforeLines="50" w:after="156" w:afterLines="50" w:line="360" w:lineRule="auto"/>
        <w:rPr>
          <w:rFonts w:ascii="黑体" w:hAnsi="黑体"/>
          <w:sz w:val="28"/>
          <w:szCs w:val="28"/>
        </w:rPr>
      </w:pPr>
      <w:bookmarkStart w:id="27" w:name="_Toc123048739"/>
      <w:r>
        <w:rPr>
          <w:rFonts w:hint="eastAsia" w:ascii="黑体" w:hAnsi="黑体"/>
          <w:sz w:val="28"/>
          <w:szCs w:val="28"/>
        </w:rPr>
        <w:t>2.4</w:t>
      </w:r>
      <w:r>
        <w:rPr>
          <w:rFonts w:ascii="黑体" w:hAnsi="黑体"/>
          <w:sz w:val="28"/>
          <w:szCs w:val="28"/>
        </w:rPr>
        <w:t xml:space="preserve"> </w:t>
      </w:r>
      <w:r>
        <w:rPr>
          <w:rFonts w:hint="eastAsia" w:ascii="黑体" w:hAnsi="黑体"/>
          <w:sz w:val="28"/>
          <w:szCs w:val="28"/>
        </w:rPr>
        <w:t>扩展功能要求</w:t>
      </w:r>
      <w:bookmarkEnd w:id="27"/>
    </w:p>
    <w:p>
      <w:pPr>
        <w:rPr>
          <w:rFonts w:ascii="黑体" w:hAnsi="黑体"/>
          <w:sz w:val="28"/>
          <w:szCs w:val="28"/>
        </w:rPr>
      </w:pPr>
      <w:r>
        <w:rPr>
          <w:rFonts w:hint="eastAsia"/>
        </w:rPr>
        <w:t>（第1、2点，共</w:t>
      </w:r>
      <w:r>
        <w:t>20</w:t>
      </w:r>
      <w:r>
        <w:rPr>
          <w:rFonts w:hint="eastAsia"/>
        </w:rPr>
        <w:t>分）</w:t>
      </w:r>
    </w:p>
    <w:p>
      <w:pPr>
        <w:spacing w:line="360" w:lineRule="auto"/>
        <w:ind w:firstLine="420"/>
        <w:rPr>
          <w:rFonts w:ascii="宋体" w:hAnsi="宋体"/>
          <w:sz w:val="24"/>
        </w:rPr>
      </w:pPr>
      <w:r>
        <w:rPr>
          <w:rFonts w:hint="eastAsia" w:ascii="宋体" w:hAnsi="宋体"/>
          <w:sz w:val="24"/>
        </w:rPr>
        <w:t>1）离开/进入基站的有效信号范围的计算。</w:t>
      </w:r>
    </w:p>
    <w:p>
      <w:pPr>
        <w:spacing w:line="360" w:lineRule="auto"/>
        <w:ind w:firstLine="420"/>
        <w:rPr>
          <w:rFonts w:ascii="宋体" w:hAnsi="宋体"/>
          <w:sz w:val="24"/>
        </w:rPr>
      </w:pPr>
      <w:r>
        <w:rPr>
          <w:rFonts w:hint="eastAsia" w:ascii="宋体" w:hAnsi="宋体"/>
          <w:sz w:val="24"/>
        </w:rPr>
        <w:t>在分析移动终端不断选择性的基站进行通信的过程中，采用的是每隔一段距离或一段时间进行查找与筛选，这样不能直接计算出在哪个时刻那个具体位置离开的当前通信基站有效范围的，需要不断试探才能找到这个边界。（10分）</w:t>
      </w:r>
    </w:p>
    <w:p>
      <w:pPr>
        <w:spacing w:line="360" w:lineRule="auto"/>
        <w:ind w:firstLine="420"/>
        <w:rPr>
          <w:rFonts w:ascii="宋体" w:hAnsi="宋体"/>
          <w:sz w:val="24"/>
        </w:rPr>
      </w:pPr>
      <w:r>
        <w:rPr>
          <w:rFonts w:hint="eastAsia" w:ascii="宋体" w:hAnsi="宋体"/>
          <w:sz w:val="24"/>
        </w:rPr>
        <w:t>可以在基站的有效信号内/外不断试探，缩小范围，基本确定边界的位置和时刻。</w:t>
      </w:r>
    </w:p>
    <w:p>
      <w:pPr>
        <w:spacing w:line="360" w:lineRule="auto"/>
        <w:ind w:firstLine="420"/>
        <w:rPr>
          <w:rFonts w:ascii="宋体" w:hAnsi="宋体"/>
          <w:sz w:val="24"/>
        </w:rPr>
      </w:pPr>
      <w:r>
        <w:rPr>
          <w:rFonts w:hint="eastAsia" w:ascii="宋体" w:hAnsi="宋体"/>
          <w:sz w:val="24"/>
        </w:rPr>
        <w:t>同样的方式可以分析出进入新的基站有效信号范围的边界位置和时刻。（6分）</w:t>
      </w:r>
    </w:p>
    <w:p>
      <w:pPr>
        <w:spacing w:line="360" w:lineRule="auto"/>
        <w:ind w:firstLine="420"/>
        <w:rPr>
          <w:rFonts w:ascii="宋体"/>
          <w:color w:val="0000FF"/>
          <w:sz w:val="24"/>
        </w:rPr>
      </w:pPr>
      <w:r>
        <w:rPr>
          <w:rFonts w:hint="eastAsia" w:ascii="宋体"/>
          <w:b/>
          <w:bCs/>
          <w:color w:val="0000FF"/>
          <w:szCs w:val="21"/>
        </w:rPr>
        <w:t>【考查对特定数据的查找能力；】</w:t>
      </w:r>
    </w:p>
    <w:p>
      <w:pPr>
        <w:spacing w:line="360" w:lineRule="auto"/>
        <w:ind w:firstLine="420"/>
        <w:rPr>
          <w:rFonts w:ascii="宋体" w:hAnsi="宋体"/>
          <w:sz w:val="24"/>
        </w:rPr>
      </w:pPr>
      <w:r>
        <w:rPr>
          <w:rFonts w:hint="eastAsia" w:ascii="宋体" w:hAnsi="宋体"/>
          <w:sz w:val="24"/>
        </w:rPr>
        <w:t>2）在移动终端的移动轨迹上，分析出基站有效信号的重叠区域，看通过重叠区域所需要的时间，是否满足进行切换的时间要求。（10分）</w:t>
      </w:r>
    </w:p>
    <w:p>
      <w:pPr>
        <w:spacing w:line="360" w:lineRule="auto"/>
        <w:ind w:firstLine="420"/>
        <w:rPr>
          <w:rFonts w:ascii="宋体" w:hAnsi="宋体"/>
          <w:sz w:val="24"/>
        </w:rPr>
      </w:pPr>
      <w:r>
        <w:rPr>
          <w:rFonts w:hint="eastAsia" w:ascii="宋体" w:hAnsi="宋体"/>
          <w:sz w:val="24"/>
        </w:rPr>
        <w:t>当所处的位置在附近2个基站的有效信号范围内，分析移动终端通过该信号重叠区的时间是否足以切换完成。</w:t>
      </w:r>
    </w:p>
    <w:p>
      <w:pPr>
        <w:spacing w:line="360" w:lineRule="auto"/>
        <w:ind w:firstLine="420"/>
        <w:rPr>
          <w:rFonts w:ascii="宋体"/>
          <w:sz w:val="24"/>
        </w:rPr>
      </w:pPr>
      <w:r>
        <w:rPr>
          <w:rFonts w:hint="eastAsia" w:ascii="宋体"/>
          <w:b/>
          <w:bCs/>
          <w:color w:val="0000FF"/>
          <w:szCs w:val="21"/>
        </w:rPr>
        <w:t>【考查对复杂场景的数据分析能力；】</w:t>
      </w:r>
    </w:p>
    <w:p>
      <w:pPr>
        <w:pStyle w:val="3"/>
        <w:spacing w:before="156" w:beforeLines="50" w:after="156" w:afterLines="50" w:line="360" w:lineRule="auto"/>
        <w:rPr>
          <w:rFonts w:ascii="黑体" w:hAnsi="黑体"/>
          <w:sz w:val="28"/>
          <w:szCs w:val="28"/>
        </w:rPr>
      </w:pPr>
      <w:bookmarkStart w:id="28" w:name="_Toc123048740"/>
      <w:r>
        <w:rPr>
          <w:rFonts w:hint="eastAsia" w:ascii="黑体" w:hAnsi="黑体"/>
          <w:sz w:val="28"/>
          <w:szCs w:val="28"/>
        </w:rPr>
        <w:t>2.5</w:t>
      </w:r>
      <w:r>
        <w:rPr>
          <w:rFonts w:ascii="黑体" w:hAnsi="黑体"/>
          <w:sz w:val="28"/>
          <w:szCs w:val="28"/>
        </w:rPr>
        <w:t xml:space="preserve"> </w:t>
      </w:r>
      <w:r>
        <w:rPr>
          <w:rFonts w:hint="eastAsia" w:ascii="黑体" w:hAnsi="黑体"/>
          <w:sz w:val="28"/>
          <w:szCs w:val="28"/>
        </w:rPr>
        <w:t>升级功能要求</w:t>
      </w:r>
      <w:bookmarkEnd w:id="28"/>
    </w:p>
    <w:p>
      <w:pPr>
        <w:rPr>
          <w:rFonts w:ascii="黑体" w:hAnsi="黑体" w:eastAsia="黑体"/>
          <w:b/>
          <w:bCs/>
          <w:sz w:val="24"/>
          <w:szCs w:val="32"/>
        </w:rPr>
      </w:pPr>
      <w:r>
        <w:rPr>
          <w:rFonts w:hint="eastAsia" w:ascii="黑体" w:hAnsi="黑体" w:eastAsia="黑体"/>
          <w:b/>
          <w:bCs/>
          <w:sz w:val="24"/>
          <w:szCs w:val="32"/>
        </w:rPr>
        <w:t>（</w:t>
      </w:r>
      <w:r>
        <w:rPr>
          <w:rFonts w:hint="eastAsia"/>
        </w:rPr>
        <w:t>完成2.3和2.4设计任务后可完成本关任务。本关第1、2点共10分</w:t>
      </w:r>
      <w:r>
        <w:rPr>
          <w:rFonts w:hint="eastAsia" w:ascii="黑体" w:hAnsi="黑体" w:eastAsia="黑体"/>
          <w:b/>
          <w:bCs/>
          <w:sz w:val="24"/>
          <w:szCs w:val="32"/>
        </w:rPr>
        <w:t>）</w:t>
      </w:r>
    </w:p>
    <w:p>
      <w:pPr>
        <w:rPr>
          <w:rFonts w:ascii="黑体" w:hAnsi="黑体" w:eastAsia="黑体"/>
          <w:b/>
          <w:bCs/>
          <w:sz w:val="24"/>
          <w:szCs w:val="32"/>
        </w:rPr>
      </w:pPr>
      <w:r>
        <w:rPr>
          <w:rFonts w:hint="eastAsia" w:ascii="黑体" w:hAnsi="黑体" w:eastAsia="黑体"/>
          <w:b/>
          <w:bCs/>
          <w:sz w:val="24"/>
          <w:szCs w:val="32"/>
        </w:rPr>
        <w:t>通关升级后的实现</w:t>
      </w:r>
    </w:p>
    <w:p>
      <w:pPr>
        <w:spacing w:line="360" w:lineRule="auto"/>
        <w:ind w:firstLine="420"/>
        <w:rPr>
          <w:rFonts w:ascii="黑体" w:hAnsi="黑体" w:eastAsia="黑体"/>
          <w:b/>
          <w:bCs/>
          <w:sz w:val="24"/>
          <w:szCs w:val="32"/>
        </w:rPr>
      </w:pPr>
      <w:r>
        <w:rPr>
          <w:rFonts w:hint="eastAsia" w:ascii="宋体" w:hAnsi="宋体"/>
          <w:sz w:val="24"/>
        </w:rPr>
        <w:t>伪基站是GSM网络设计中的一个漏洞引出来的问题，移动终端在通信鉴权的流程中没有认证基站的环节，因此有必要了解一下伪基站的工作方式：</w:t>
      </w:r>
    </w:p>
    <w:p>
      <w:pPr>
        <w:spacing w:line="360" w:lineRule="auto"/>
        <w:ind w:firstLine="420"/>
        <w:rPr>
          <w:rFonts w:ascii="宋体" w:hAnsi="宋体"/>
          <w:sz w:val="24"/>
        </w:rPr>
      </w:pPr>
      <w:r>
        <w:rPr>
          <w:rFonts w:hint="eastAsia" w:ascii="宋体" w:hAnsi="宋体"/>
          <w:sz w:val="24"/>
        </w:rPr>
        <w:t>1）在移动终端缓慢移动的情况下，伪基站从附近通过。</w:t>
      </w:r>
    </w:p>
    <w:p>
      <w:pPr>
        <w:spacing w:line="360" w:lineRule="auto"/>
        <w:ind w:firstLine="420"/>
        <w:rPr>
          <w:rFonts w:ascii="宋体"/>
          <w:sz w:val="24"/>
        </w:rPr>
      </w:pPr>
      <w:r>
        <w:rPr>
          <w:rFonts w:hint="eastAsia" w:ascii="宋体" w:hAnsi="宋体"/>
          <w:sz w:val="24"/>
        </w:rPr>
        <w:t>分析移动终端以较低速度移动的轨迹上，有无连接上伪基站的情况。</w:t>
      </w:r>
      <w:r>
        <w:rPr>
          <w:rFonts w:hint="eastAsia" w:ascii="宋体"/>
          <w:sz w:val="24"/>
        </w:rPr>
        <w:t>（5分）</w:t>
      </w:r>
    </w:p>
    <w:p>
      <w:pPr>
        <w:spacing w:line="360" w:lineRule="auto"/>
        <w:ind w:firstLine="420"/>
        <w:rPr>
          <w:rFonts w:ascii="宋体"/>
          <w:sz w:val="24"/>
        </w:rPr>
      </w:pPr>
      <w:r>
        <w:rPr>
          <w:rFonts w:hint="eastAsia" w:ascii="宋体"/>
          <w:sz w:val="24"/>
        </w:rPr>
        <w:t>2）移动终端在正常移动的过程中，遇到邻近的伪基站，也有可能连接上伪基站。</w:t>
      </w:r>
    </w:p>
    <w:p>
      <w:pPr>
        <w:spacing w:line="360" w:lineRule="auto"/>
        <w:ind w:firstLine="420"/>
        <w:rPr>
          <w:rFonts w:ascii="宋体" w:hAnsi="宋体"/>
          <w:sz w:val="24"/>
        </w:rPr>
      </w:pPr>
      <w:r>
        <w:rPr>
          <w:rFonts w:hint="eastAsia" w:ascii="宋体"/>
          <w:sz w:val="24"/>
        </w:rPr>
        <w:t>分析移动终端的正常速度的移动轨迹上，有无连接上伪基站的情况。</w:t>
      </w:r>
      <w:r>
        <w:rPr>
          <w:rFonts w:hint="eastAsia" w:ascii="宋体" w:hAnsi="宋体"/>
          <w:sz w:val="24"/>
        </w:rPr>
        <w:t>（5分）</w:t>
      </w:r>
    </w:p>
    <w:p>
      <w:pPr>
        <w:pStyle w:val="3"/>
        <w:spacing w:before="156" w:beforeLines="50" w:after="156" w:afterLines="50" w:line="360" w:lineRule="auto"/>
        <w:rPr>
          <w:rFonts w:ascii="黑体" w:hAnsi="黑体"/>
          <w:sz w:val="28"/>
          <w:szCs w:val="28"/>
        </w:rPr>
      </w:pPr>
      <w:bookmarkStart w:id="29" w:name="_Toc123048741"/>
      <w:r>
        <w:rPr>
          <w:rFonts w:hint="eastAsia" w:ascii="黑体" w:hAnsi="黑体"/>
          <w:sz w:val="28"/>
          <w:szCs w:val="28"/>
        </w:rPr>
        <w:t>2</w:t>
      </w:r>
      <w:r>
        <w:rPr>
          <w:rFonts w:ascii="黑体" w:hAnsi="黑体"/>
          <w:sz w:val="28"/>
          <w:szCs w:val="28"/>
        </w:rPr>
        <w:t>.</w:t>
      </w:r>
      <w:r>
        <w:rPr>
          <w:rFonts w:hint="eastAsia" w:ascii="黑体" w:hAnsi="黑体"/>
          <w:sz w:val="28"/>
          <w:szCs w:val="28"/>
        </w:rPr>
        <w:t>6</w:t>
      </w:r>
      <w:r>
        <w:rPr>
          <w:rFonts w:ascii="黑体" w:hAnsi="黑体"/>
          <w:sz w:val="28"/>
          <w:szCs w:val="28"/>
        </w:rPr>
        <w:t xml:space="preserve"> </w:t>
      </w:r>
      <w:r>
        <w:rPr>
          <w:rFonts w:hint="eastAsia" w:ascii="黑体" w:hAnsi="黑体"/>
          <w:sz w:val="28"/>
          <w:szCs w:val="28"/>
          <w:highlight w:val="yellow"/>
        </w:rPr>
        <w:t>约定说明</w:t>
      </w:r>
      <w:bookmarkEnd w:id="29"/>
    </w:p>
    <w:p>
      <w:pPr>
        <w:spacing w:line="360" w:lineRule="auto"/>
        <w:ind w:firstLine="420"/>
        <w:rPr>
          <w:rFonts w:ascii="宋体" w:hAnsi="宋体"/>
          <w:sz w:val="24"/>
        </w:rPr>
      </w:pPr>
      <w:r>
        <w:rPr>
          <w:rFonts w:ascii="宋体" w:hAnsi="宋体"/>
          <w:sz w:val="24"/>
        </w:rPr>
        <w:t>1</w:t>
      </w:r>
      <w:r>
        <w:rPr>
          <w:rFonts w:hint="eastAsia" w:ascii="宋体" w:hAnsi="宋体"/>
          <w:sz w:val="24"/>
        </w:rPr>
        <w:t>）基站性能参数</w:t>
      </w:r>
    </w:p>
    <w:p>
      <w:pPr>
        <w:spacing w:line="360" w:lineRule="auto"/>
        <w:ind w:firstLine="420"/>
        <w:rPr>
          <w:rFonts w:ascii="宋体" w:hAnsi="宋体"/>
          <w:sz w:val="24"/>
        </w:rPr>
      </w:pPr>
      <w:r>
        <w:rPr>
          <w:rFonts w:hint="eastAsia" w:ascii="宋体" w:hAnsi="宋体"/>
          <w:sz w:val="24"/>
        </w:rPr>
        <w:t>·</w:t>
      </w:r>
      <w:r>
        <w:rPr>
          <w:rFonts w:hint="eastAsia" w:ascii="宋体" w:hAnsi="宋体"/>
          <w:b/>
          <w:bCs/>
          <w:sz w:val="24"/>
        </w:rPr>
        <w:t>城区</w:t>
      </w:r>
      <w:r>
        <w:rPr>
          <w:rFonts w:hint="eastAsia" w:ascii="宋体" w:hAnsi="宋体"/>
          <w:sz w:val="24"/>
        </w:rPr>
        <w:t>基站功率</w:t>
      </w:r>
      <w:r>
        <w:rPr>
          <w:rFonts w:hint="eastAsia" w:ascii="宋体" w:hAnsi="宋体"/>
          <w:b/>
          <w:bCs/>
          <w:sz w:val="24"/>
        </w:rPr>
        <w:t>基准强度</w:t>
      </w:r>
      <w:r>
        <w:rPr>
          <w:rFonts w:hint="eastAsia" w:ascii="宋体" w:hAnsi="宋体"/>
          <w:sz w:val="24"/>
        </w:rPr>
        <w:t>为</w:t>
      </w:r>
      <w:r>
        <w:rPr>
          <w:rFonts w:ascii="宋体" w:hAnsi="宋体"/>
          <w:sz w:val="24"/>
        </w:rPr>
        <w:t>1</w:t>
      </w:r>
      <w:r>
        <w:rPr>
          <w:rFonts w:hint="eastAsia" w:ascii="宋体" w:hAnsi="宋体"/>
          <w:sz w:val="24"/>
        </w:rPr>
        <w:t>时，有效半径3</w:t>
      </w:r>
      <w:r>
        <w:rPr>
          <w:rFonts w:ascii="宋体" w:hAnsi="宋体"/>
          <w:sz w:val="24"/>
        </w:rPr>
        <w:t>00</w:t>
      </w:r>
      <w:r>
        <w:rPr>
          <w:rFonts w:hint="eastAsia" w:ascii="宋体" w:hAnsi="宋体"/>
          <w:sz w:val="24"/>
        </w:rPr>
        <w:t>米。</w:t>
      </w:r>
    </w:p>
    <w:p>
      <w:pPr>
        <w:spacing w:line="360" w:lineRule="auto"/>
        <w:ind w:firstLine="420"/>
        <w:rPr>
          <w:rFonts w:ascii="宋体" w:hAnsi="宋体"/>
          <w:sz w:val="24"/>
        </w:rPr>
      </w:pPr>
      <w:r>
        <w:rPr>
          <w:rFonts w:hint="eastAsia" w:ascii="宋体" w:hAnsi="宋体"/>
          <w:sz w:val="24"/>
        </w:rPr>
        <w:t>即超过3</w:t>
      </w:r>
      <w:r>
        <w:rPr>
          <w:rFonts w:ascii="宋体" w:hAnsi="宋体"/>
          <w:sz w:val="24"/>
        </w:rPr>
        <w:t>00</w:t>
      </w:r>
      <w:r>
        <w:rPr>
          <w:rFonts w:hint="eastAsia" w:ascii="宋体" w:hAnsi="宋体"/>
          <w:sz w:val="24"/>
        </w:rPr>
        <w:t>米后不能有效通信。如果基站的功率基准强度为9，则有效半径为9</w:t>
      </w:r>
      <w:r>
        <w:rPr>
          <w:rFonts w:ascii="宋体" w:hAnsi="宋体"/>
          <w:sz w:val="24"/>
        </w:rPr>
        <w:t>00</w:t>
      </w:r>
      <w:r>
        <w:rPr>
          <w:rFonts w:hint="eastAsia" w:ascii="宋体" w:hAnsi="宋体"/>
          <w:sz w:val="24"/>
        </w:rPr>
        <w:t>米。</w:t>
      </w:r>
    </w:p>
    <w:p>
      <w:pPr>
        <w:spacing w:line="360" w:lineRule="auto"/>
        <w:ind w:firstLine="420"/>
        <w:rPr>
          <w:rFonts w:ascii="宋体" w:hAnsi="宋体"/>
          <w:sz w:val="24"/>
        </w:rPr>
      </w:pPr>
      <w:r>
        <w:rPr>
          <w:rFonts w:hint="eastAsia" w:ascii="宋体" w:hAnsi="宋体"/>
          <w:sz w:val="24"/>
        </w:rPr>
        <w:t>·</w:t>
      </w:r>
      <w:r>
        <w:rPr>
          <w:rFonts w:hint="eastAsia" w:ascii="宋体" w:hAnsi="宋体"/>
          <w:b/>
          <w:bCs/>
          <w:sz w:val="24"/>
        </w:rPr>
        <w:t>乡镇</w:t>
      </w:r>
      <w:r>
        <w:rPr>
          <w:rFonts w:hint="eastAsia" w:ascii="宋体" w:hAnsi="宋体"/>
          <w:sz w:val="24"/>
        </w:rPr>
        <w:t>基站功率</w:t>
      </w:r>
      <w:r>
        <w:rPr>
          <w:rFonts w:hint="eastAsia" w:ascii="宋体" w:hAnsi="宋体"/>
          <w:b/>
          <w:bCs/>
          <w:sz w:val="24"/>
        </w:rPr>
        <w:t>基准强度</w:t>
      </w:r>
      <w:r>
        <w:rPr>
          <w:rFonts w:hint="eastAsia" w:ascii="宋体" w:hAnsi="宋体"/>
          <w:sz w:val="24"/>
        </w:rPr>
        <w:t>为1时，有效半径</w:t>
      </w:r>
      <w:r>
        <w:rPr>
          <w:rFonts w:ascii="宋体" w:hAnsi="宋体"/>
          <w:sz w:val="24"/>
        </w:rPr>
        <w:t>1</w:t>
      </w:r>
      <w:r>
        <w:rPr>
          <w:rFonts w:hint="eastAsia" w:ascii="宋体" w:hAnsi="宋体"/>
          <w:sz w:val="24"/>
        </w:rPr>
        <w:t>公里。</w:t>
      </w:r>
    </w:p>
    <w:p>
      <w:pPr>
        <w:spacing w:line="360" w:lineRule="auto"/>
        <w:ind w:firstLine="420"/>
        <w:rPr>
          <w:rFonts w:ascii="宋体" w:hAnsi="宋体"/>
          <w:sz w:val="24"/>
        </w:rPr>
      </w:pPr>
      <w:r>
        <w:rPr>
          <w:rFonts w:hint="eastAsia" w:ascii="宋体" w:hAnsi="宋体"/>
          <w:sz w:val="24"/>
        </w:rPr>
        <w:t>·</w:t>
      </w:r>
      <w:r>
        <w:rPr>
          <w:rFonts w:hint="eastAsia" w:ascii="宋体" w:hAnsi="宋体"/>
          <w:b/>
          <w:bCs/>
          <w:sz w:val="24"/>
        </w:rPr>
        <w:t>高速</w:t>
      </w:r>
      <w:r>
        <w:rPr>
          <w:rFonts w:hint="eastAsia" w:ascii="宋体" w:hAnsi="宋体"/>
          <w:sz w:val="24"/>
        </w:rPr>
        <w:t>公路基站功率</w:t>
      </w:r>
      <w:r>
        <w:rPr>
          <w:rFonts w:hint="eastAsia" w:ascii="宋体" w:hAnsi="宋体"/>
          <w:b/>
          <w:bCs/>
          <w:sz w:val="24"/>
        </w:rPr>
        <w:t>基准强度</w:t>
      </w:r>
      <w:r>
        <w:rPr>
          <w:rFonts w:hint="eastAsia" w:ascii="宋体" w:hAnsi="宋体"/>
          <w:sz w:val="24"/>
        </w:rPr>
        <w:t>为1时，有效半径5公里。</w:t>
      </w:r>
    </w:p>
    <w:p>
      <w:pPr>
        <w:spacing w:line="360" w:lineRule="auto"/>
        <w:ind w:firstLine="420"/>
        <w:rPr>
          <w:rFonts w:ascii="宋体" w:hAnsi="宋体"/>
          <w:sz w:val="24"/>
        </w:rPr>
      </w:pPr>
      <w:r>
        <w:rPr>
          <w:rFonts w:hint="eastAsia" w:ascii="宋体" w:hAnsi="宋体"/>
          <w:sz w:val="24"/>
        </w:rPr>
        <w:t>·假设伪基站的有效通信范围为40米，在该范围内，伪基站的通信信号比正常基站的信号都要强；</w:t>
      </w:r>
    </w:p>
    <w:p>
      <w:pPr>
        <w:spacing w:line="360" w:lineRule="auto"/>
        <w:ind w:firstLine="420"/>
        <w:rPr>
          <w:rFonts w:ascii="宋体" w:hAnsi="宋体"/>
          <w:sz w:val="24"/>
        </w:rPr>
      </w:pPr>
      <w:r>
        <w:rPr>
          <w:rFonts w:hint="eastAsia" w:ascii="仿宋" w:hAnsi="仿宋" w:eastAsia="仿宋"/>
          <w:b/>
          <w:bCs/>
          <w:color w:val="333333"/>
          <w:szCs w:val="21"/>
          <w:shd w:val="clear" w:color="auto" w:fill="FFFFFF"/>
        </w:rPr>
        <w:t>补充资料4：基站选择示例</w:t>
      </w:r>
    </w:p>
    <w:p>
      <w:pPr>
        <w:spacing w:line="360" w:lineRule="auto"/>
        <w:ind w:firstLine="420"/>
        <w:rPr>
          <w:rFonts w:ascii="仿宋" w:hAnsi="仿宋" w:eastAsia="仿宋"/>
          <w:szCs w:val="21"/>
        </w:rPr>
      </w:pPr>
      <w:r>
        <w:rPr>
          <w:rFonts w:hint="eastAsia" w:ascii="仿宋" w:hAnsi="仿宋" w:eastAsia="仿宋"/>
          <w:szCs w:val="21"/>
        </w:rPr>
        <w:t>选择信号强度强的基站的计算</w:t>
      </w:r>
      <w:r>
        <w:rPr>
          <w:rFonts w:hint="eastAsia" w:ascii="仿宋" w:hAnsi="仿宋" w:eastAsia="仿宋"/>
          <w:b/>
          <w:bCs/>
          <w:szCs w:val="21"/>
        </w:rPr>
        <w:t>例子</w:t>
      </w:r>
      <w:r>
        <w:rPr>
          <w:rFonts w:hint="eastAsia" w:ascii="仿宋" w:hAnsi="仿宋" w:eastAsia="仿宋"/>
          <w:szCs w:val="21"/>
        </w:rPr>
        <w:t>：</w:t>
      </w:r>
    </w:p>
    <w:p>
      <w:pPr>
        <w:spacing w:line="360" w:lineRule="auto"/>
        <w:ind w:firstLine="420"/>
        <w:rPr>
          <w:rFonts w:ascii="仿宋" w:hAnsi="仿宋" w:eastAsia="仿宋"/>
          <w:szCs w:val="21"/>
        </w:rPr>
      </w:pPr>
      <w:r>
        <w:rPr>
          <w:rFonts w:hint="eastAsia" w:ascii="仿宋" w:hAnsi="仿宋" w:eastAsia="仿宋"/>
          <w:szCs w:val="21"/>
        </w:rPr>
        <w:t>若基站的基准信号强度都为1</w:t>
      </w:r>
      <w:r>
        <w:rPr>
          <w:rFonts w:ascii="仿宋" w:hAnsi="仿宋" w:eastAsia="仿宋"/>
          <w:szCs w:val="21"/>
        </w:rPr>
        <w:t>.0</w:t>
      </w:r>
      <w:r>
        <w:rPr>
          <w:rFonts w:hint="eastAsia" w:ascii="仿宋" w:hAnsi="仿宋" w:eastAsia="仿宋"/>
          <w:szCs w:val="21"/>
        </w:rPr>
        <w:t>，当距离城区基站</w:t>
      </w:r>
      <w:r>
        <w:rPr>
          <w:rFonts w:ascii="仿宋" w:hAnsi="仿宋" w:eastAsia="仿宋"/>
          <w:szCs w:val="21"/>
        </w:rPr>
        <w:t>200</w:t>
      </w:r>
      <w:r>
        <w:rPr>
          <w:rFonts w:hint="eastAsia" w:ascii="仿宋" w:hAnsi="仿宋" w:eastAsia="仿宋"/>
          <w:szCs w:val="21"/>
        </w:rPr>
        <w:t>米，距离高速公路基站距离</w:t>
      </w:r>
      <w:r>
        <w:rPr>
          <w:rFonts w:ascii="仿宋" w:hAnsi="仿宋" w:eastAsia="仿宋"/>
          <w:szCs w:val="21"/>
        </w:rPr>
        <w:t>3000</w:t>
      </w:r>
      <w:r>
        <w:rPr>
          <w:rFonts w:hint="eastAsia" w:ascii="仿宋" w:hAnsi="仿宋" w:eastAsia="仿宋"/>
          <w:szCs w:val="21"/>
        </w:rPr>
        <w:t>米时，移动终端接收到的信号强度分别是最低强度的倍数分别为：</w:t>
      </w:r>
    </w:p>
    <w:p>
      <w:pPr>
        <w:spacing w:line="360" w:lineRule="auto"/>
        <w:ind w:firstLine="420"/>
        <w:rPr>
          <w:rFonts w:ascii="仿宋" w:hAnsi="仿宋" w:eastAsia="仿宋"/>
          <w:szCs w:val="21"/>
        </w:rPr>
      </w:pPr>
      <w:r>
        <w:rPr>
          <w:rFonts w:hint="eastAsia" w:ascii="仿宋" w:hAnsi="仿宋" w:eastAsia="仿宋"/>
          <w:szCs w:val="21"/>
        </w:rPr>
        <w:t>1</w:t>
      </w:r>
      <w:r>
        <w:rPr>
          <w:rFonts w:ascii="仿宋" w:hAnsi="仿宋" w:eastAsia="仿宋"/>
          <w:szCs w:val="21"/>
        </w:rPr>
        <w:t>.0*</w:t>
      </w:r>
      <w:r>
        <w:rPr>
          <w:rFonts w:hint="eastAsia" w:ascii="仿宋" w:hAnsi="仿宋" w:eastAsia="仿宋"/>
          <w:szCs w:val="21"/>
        </w:rPr>
        <w:t>（</w:t>
      </w:r>
      <w:r>
        <w:rPr>
          <w:rFonts w:ascii="仿宋" w:hAnsi="仿宋" w:eastAsia="仿宋"/>
          <w:szCs w:val="21"/>
        </w:rPr>
        <w:t>300/200）</w:t>
      </w:r>
      <w:r>
        <w:rPr>
          <w:rFonts w:ascii="仿宋" w:hAnsi="仿宋" w:eastAsia="仿宋"/>
          <w:szCs w:val="21"/>
          <w:vertAlign w:val="superscript"/>
        </w:rPr>
        <w:t>2</w:t>
      </w:r>
      <w:r>
        <w:rPr>
          <w:rFonts w:ascii="仿宋" w:hAnsi="仿宋" w:eastAsia="仿宋"/>
          <w:szCs w:val="21"/>
        </w:rPr>
        <w:t>=2.25</w:t>
      </w:r>
    </w:p>
    <w:p>
      <w:pPr>
        <w:spacing w:line="360" w:lineRule="auto"/>
        <w:ind w:firstLine="420"/>
        <w:rPr>
          <w:rFonts w:ascii="仿宋" w:hAnsi="仿宋" w:eastAsia="仿宋"/>
          <w:szCs w:val="21"/>
        </w:rPr>
      </w:pPr>
      <w:r>
        <w:rPr>
          <w:rFonts w:hint="eastAsia" w:ascii="仿宋" w:hAnsi="仿宋" w:eastAsia="仿宋"/>
          <w:szCs w:val="21"/>
        </w:rPr>
        <w:t>1</w:t>
      </w:r>
      <w:r>
        <w:rPr>
          <w:rFonts w:ascii="仿宋" w:hAnsi="仿宋" w:eastAsia="仿宋"/>
          <w:szCs w:val="21"/>
        </w:rPr>
        <w:t>.0*</w:t>
      </w:r>
      <w:r>
        <w:rPr>
          <w:rFonts w:hint="eastAsia" w:ascii="仿宋" w:hAnsi="仿宋" w:eastAsia="仿宋"/>
          <w:szCs w:val="21"/>
        </w:rPr>
        <w:t>（</w:t>
      </w:r>
      <w:r>
        <w:rPr>
          <w:rFonts w:ascii="仿宋" w:hAnsi="仿宋" w:eastAsia="仿宋"/>
          <w:szCs w:val="21"/>
        </w:rPr>
        <w:t>5000/3000</w:t>
      </w:r>
      <w:r>
        <w:rPr>
          <w:rFonts w:hint="eastAsia" w:ascii="仿宋" w:hAnsi="仿宋" w:eastAsia="仿宋"/>
          <w:szCs w:val="21"/>
        </w:rPr>
        <w:t>）</w:t>
      </w:r>
      <w:r>
        <w:rPr>
          <w:rFonts w:ascii="仿宋" w:hAnsi="仿宋" w:eastAsia="仿宋"/>
          <w:szCs w:val="21"/>
          <w:vertAlign w:val="superscript"/>
        </w:rPr>
        <w:t>2</w:t>
      </w:r>
      <w:r>
        <w:rPr>
          <w:rFonts w:ascii="仿宋" w:hAnsi="仿宋" w:eastAsia="仿宋"/>
          <w:szCs w:val="21"/>
        </w:rPr>
        <w:t>=2.78</w:t>
      </w:r>
    </w:p>
    <w:p>
      <w:pPr>
        <w:spacing w:line="360" w:lineRule="auto"/>
        <w:ind w:firstLine="420"/>
        <w:rPr>
          <w:rFonts w:ascii="仿宋" w:hAnsi="仿宋" w:eastAsia="仿宋"/>
          <w:szCs w:val="21"/>
        </w:rPr>
      </w:pPr>
      <w:r>
        <w:rPr>
          <w:rFonts w:hint="eastAsia" w:ascii="仿宋" w:hAnsi="仿宋" w:eastAsia="仿宋"/>
          <w:szCs w:val="21"/>
        </w:rPr>
        <w:t>因此优先连接高速公路的基站信号。</w:t>
      </w:r>
    </w:p>
    <w:p>
      <w:pPr>
        <w:spacing w:line="360" w:lineRule="auto"/>
        <w:ind w:firstLine="420"/>
        <w:rPr>
          <w:rFonts w:ascii="宋体" w:hAnsi="宋体"/>
          <w:sz w:val="24"/>
        </w:rPr>
      </w:pPr>
      <w:r>
        <w:rPr>
          <w:rFonts w:ascii="宋体" w:hAnsi="宋体"/>
          <w:sz w:val="24"/>
        </w:rPr>
        <w:t>2</w:t>
      </w:r>
      <w:r>
        <w:rPr>
          <w:rFonts w:hint="eastAsia" w:ascii="宋体" w:hAnsi="宋体"/>
          <w:sz w:val="24"/>
        </w:rPr>
        <w:t>）判断移动终端何时离开基站信号有效范围的方法，理论上可以进行几何法直接计算，但是在本课程设计中，需要同学们采用迭代的方法找出近似值即可，</w:t>
      </w:r>
      <w:r>
        <w:rPr>
          <w:rFonts w:hint="eastAsia" w:ascii="宋体" w:hAnsi="宋体"/>
          <w:sz w:val="24"/>
          <w:highlight w:val="yellow"/>
        </w:rPr>
        <w:t>误差0</w:t>
      </w:r>
      <w:r>
        <w:rPr>
          <w:rFonts w:ascii="宋体" w:hAnsi="宋体"/>
          <w:sz w:val="24"/>
          <w:highlight w:val="yellow"/>
        </w:rPr>
        <w:t>.</w:t>
      </w:r>
      <w:r>
        <w:rPr>
          <w:rFonts w:hint="eastAsia" w:ascii="宋体" w:hAnsi="宋体"/>
          <w:sz w:val="24"/>
          <w:highlight w:val="yellow"/>
        </w:rPr>
        <w:t>1米以内</w:t>
      </w:r>
      <w:r>
        <w:rPr>
          <w:rFonts w:hint="eastAsia" w:ascii="宋体" w:hAnsi="宋体"/>
          <w:sz w:val="24"/>
        </w:rPr>
        <w:t>。建议参考二分法的算法思路找出这个临界点的数据。</w:t>
      </w:r>
    </w:p>
    <w:p>
      <w:pPr>
        <w:spacing w:line="360" w:lineRule="auto"/>
        <w:ind w:firstLine="420"/>
        <w:rPr>
          <w:rFonts w:ascii="宋体" w:hAnsi="宋体"/>
          <w:sz w:val="24"/>
        </w:rPr>
      </w:pPr>
      <w:r>
        <w:rPr>
          <w:rFonts w:hint="eastAsia" w:ascii="宋体" w:hAnsi="宋体"/>
          <w:sz w:val="24"/>
        </w:rPr>
        <w:t>同样，判断何时进入新的基站有效信号范围，也可以采用上面的建议方法。</w:t>
      </w:r>
    </w:p>
    <w:p>
      <w:pPr>
        <w:spacing w:line="360" w:lineRule="auto"/>
        <w:ind w:firstLine="420"/>
        <w:rPr>
          <w:rFonts w:ascii="宋体" w:hAnsi="宋体"/>
          <w:sz w:val="24"/>
        </w:rPr>
      </w:pPr>
      <w:r>
        <w:rPr>
          <w:rFonts w:ascii="宋体" w:hAnsi="宋体"/>
          <w:sz w:val="24"/>
        </w:rPr>
        <w:t>3</w:t>
      </w:r>
      <w:r>
        <w:rPr>
          <w:rFonts w:hint="eastAsia" w:ascii="宋体" w:hAnsi="宋体"/>
          <w:sz w:val="24"/>
        </w:rPr>
        <w:t>）分析移动终端沿移动轨迹运动时，切换基站时两个基站信号有效范围的重叠区域大小；建议在约定</w:t>
      </w:r>
      <w:r>
        <w:rPr>
          <w:rFonts w:ascii="宋体" w:hAnsi="宋体"/>
          <w:sz w:val="24"/>
        </w:rPr>
        <w:t>2</w:t>
      </w:r>
      <w:r>
        <w:rPr>
          <w:rFonts w:hint="eastAsia" w:ascii="宋体" w:hAnsi="宋体"/>
          <w:sz w:val="24"/>
        </w:rPr>
        <w:t>）的基础上，进行分析并进行算法的设计。</w:t>
      </w:r>
    </w:p>
    <w:p>
      <w:pPr>
        <w:pStyle w:val="3"/>
        <w:spacing w:before="156" w:beforeLines="50" w:after="156" w:afterLines="50" w:line="360" w:lineRule="auto"/>
        <w:rPr>
          <w:rFonts w:ascii="黑体" w:hAnsi="黑体"/>
          <w:sz w:val="28"/>
          <w:szCs w:val="28"/>
        </w:rPr>
      </w:pPr>
      <w:bookmarkStart w:id="30" w:name="_Toc123048742"/>
      <w:r>
        <w:rPr>
          <w:rFonts w:hint="eastAsia" w:ascii="黑体" w:hAnsi="黑体"/>
          <w:sz w:val="28"/>
          <w:szCs w:val="28"/>
        </w:rPr>
        <w:t>2.7 数据文件格式说明</w:t>
      </w:r>
      <w:bookmarkEnd w:id="30"/>
    </w:p>
    <w:p>
      <w:pPr>
        <w:spacing w:line="360" w:lineRule="auto"/>
        <w:ind w:firstLine="420"/>
        <w:rPr>
          <w:rFonts w:ascii="宋体" w:hAnsi="宋体"/>
          <w:sz w:val="24"/>
        </w:rPr>
      </w:pPr>
      <w:r>
        <w:rPr>
          <w:rFonts w:hint="eastAsia" w:ascii="宋体" w:hAnsi="宋体"/>
          <w:sz w:val="24"/>
        </w:rPr>
        <w:t>1）基站参数的数据文件格式说明</w:t>
      </w:r>
    </w:p>
    <w:p>
      <w:pPr>
        <w:spacing w:line="360" w:lineRule="auto"/>
        <w:ind w:firstLine="420"/>
        <w:rPr>
          <w:rFonts w:ascii="宋体" w:hAnsi="宋体"/>
          <w:sz w:val="24"/>
        </w:rPr>
      </w:pPr>
      <w:r>
        <w:rPr>
          <w:rFonts w:hint="eastAsia" w:ascii="宋体" w:hAnsi="宋体"/>
          <w:sz w:val="24"/>
        </w:rPr>
        <w:t>第一行“JZ”表明是基站参数的数据，防止误读其他格式的数据文件；</w:t>
      </w:r>
    </w:p>
    <w:p>
      <w:pPr>
        <w:spacing w:line="360" w:lineRule="auto"/>
        <w:ind w:firstLine="420"/>
        <w:rPr>
          <w:rFonts w:ascii="宋体" w:hAnsi="宋体"/>
          <w:sz w:val="24"/>
        </w:rPr>
      </w:pPr>
      <w:r>
        <w:rPr>
          <w:rFonts w:hint="eastAsia" w:ascii="宋体" w:hAnsi="宋体"/>
          <w:sz w:val="24"/>
        </w:rPr>
        <w:t>格式：</w:t>
      </w:r>
    </w:p>
    <w:p>
      <w:pPr>
        <w:spacing w:line="360" w:lineRule="auto"/>
        <w:ind w:firstLine="420"/>
        <w:rPr>
          <w:rFonts w:ascii="宋体" w:hAnsi="宋体"/>
          <w:sz w:val="24"/>
        </w:rPr>
      </w:pPr>
      <w:r>
        <w:rPr>
          <w:rFonts w:hint="eastAsia" w:ascii="宋体" w:hAnsi="宋体"/>
          <w:sz w:val="24"/>
        </w:rPr>
        <w:t>位置坐标（</w:t>
      </w:r>
      <w:r>
        <w:rPr>
          <w:rFonts w:ascii="宋体" w:hAnsi="宋体"/>
          <w:sz w:val="24"/>
        </w:rPr>
        <w:t>X,Y</w:t>
      </w:r>
      <w:r>
        <w:rPr>
          <w:rFonts w:hint="eastAsia" w:ascii="宋体" w:hAnsi="宋体"/>
          <w:sz w:val="24"/>
        </w:rPr>
        <w:t>）</w:t>
      </w:r>
      <w:r>
        <w:rPr>
          <w:rFonts w:ascii="宋体" w:hAnsi="宋体"/>
          <w:sz w:val="24"/>
        </w:rPr>
        <w:t>,</w:t>
      </w:r>
      <w:r>
        <w:rPr>
          <w:rFonts w:hint="eastAsia" w:ascii="宋体" w:hAnsi="宋体"/>
          <w:sz w:val="24"/>
        </w:rPr>
        <w:t>城区/乡镇/高速(空格</w:t>
      </w:r>
      <w:r>
        <w:rPr>
          <w:rFonts w:ascii="宋体" w:hAnsi="宋体"/>
          <w:sz w:val="24"/>
        </w:rPr>
        <w:t>)</w:t>
      </w:r>
      <w:r>
        <w:rPr>
          <w:rFonts w:hint="eastAsia" w:ascii="宋体" w:hAnsi="宋体"/>
          <w:sz w:val="24"/>
        </w:rPr>
        <w:t>信号功率强度,基站编号\n</w:t>
      </w:r>
    </w:p>
    <w:p>
      <w:pPr>
        <w:spacing w:line="360" w:lineRule="auto"/>
        <w:ind w:firstLine="420"/>
        <w:rPr>
          <w:rFonts w:ascii="宋体" w:hAnsi="宋体"/>
          <w:sz w:val="24"/>
        </w:rPr>
      </w:pPr>
      <w:r>
        <w:rPr>
          <w:rFonts w:ascii="宋体" w:hAnsi="宋体"/>
          <w:sz w:val="24"/>
        </w:rPr>
        <w:t>-1</w:t>
      </w:r>
      <w:r>
        <w:rPr>
          <w:rFonts w:hint="eastAsia" w:ascii="宋体" w:hAnsi="宋体"/>
          <w:sz w:val="24"/>
        </w:rPr>
        <w:t>,-</w:t>
      </w:r>
      <w:r>
        <w:rPr>
          <w:rFonts w:ascii="宋体" w:hAnsi="宋体"/>
          <w:sz w:val="24"/>
        </w:rPr>
        <w:t xml:space="preserve">1 </w:t>
      </w:r>
    </w:p>
    <w:p>
      <w:pPr>
        <w:spacing w:line="360" w:lineRule="auto"/>
        <w:ind w:firstLine="420"/>
        <w:rPr>
          <w:rFonts w:ascii="宋体" w:hAnsi="宋体"/>
          <w:sz w:val="24"/>
        </w:rPr>
      </w:pPr>
      <w:r>
        <w:rPr>
          <w:rFonts w:hint="eastAsia" w:ascii="宋体" w:hAnsi="宋体"/>
          <w:sz w:val="24"/>
        </w:rPr>
        <w:t>（分隔符为英文半角字符逗号，换行表示本行数据结束，字符串后面用空格分隔，\</w:t>
      </w:r>
      <w:r>
        <w:rPr>
          <w:rFonts w:ascii="宋体" w:hAnsi="宋体"/>
          <w:sz w:val="24"/>
        </w:rPr>
        <w:t>n</w:t>
      </w:r>
      <w:r>
        <w:rPr>
          <w:rFonts w:hint="eastAsia" w:ascii="宋体" w:hAnsi="宋体"/>
          <w:sz w:val="24"/>
        </w:rPr>
        <w:t>为换行显示，（-</w:t>
      </w:r>
      <w:r>
        <w:rPr>
          <w:rFonts w:ascii="宋体" w:hAnsi="宋体"/>
          <w:sz w:val="24"/>
        </w:rPr>
        <w:t>1</w:t>
      </w:r>
      <w:r>
        <w:rPr>
          <w:rFonts w:hint="eastAsia" w:ascii="宋体" w:hAnsi="宋体"/>
          <w:sz w:val="24"/>
        </w:rPr>
        <w:t>,-</w:t>
      </w:r>
      <w:r>
        <w:rPr>
          <w:rFonts w:ascii="宋体" w:hAnsi="宋体"/>
          <w:sz w:val="24"/>
        </w:rPr>
        <w:t>1</w:t>
      </w:r>
      <w:r>
        <w:rPr>
          <w:rFonts w:hint="eastAsia" w:ascii="宋体" w:hAnsi="宋体"/>
          <w:sz w:val="24"/>
        </w:rPr>
        <w:t>）为数据文件结束的标志。）</w:t>
      </w:r>
    </w:p>
    <w:p>
      <w:pPr>
        <w:spacing w:line="360" w:lineRule="auto"/>
        <w:ind w:firstLine="420"/>
        <w:rPr>
          <w:rFonts w:ascii="宋体" w:hAnsi="宋体"/>
          <w:sz w:val="24"/>
        </w:rPr>
      </w:pPr>
      <w:r>
        <w:rPr>
          <w:rFonts w:hint="eastAsia" w:ascii="宋体" w:hAnsi="宋体"/>
          <w:sz w:val="24"/>
        </w:rPr>
        <w:t>例子：</w:t>
      </w:r>
    </w:p>
    <w:p>
      <w:pPr>
        <w:spacing w:line="360" w:lineRule="auto"/>
        <w:ind w:left="420" w:firstLine="420"/>
        <w:rPr>
          <w:rFonts w:ascii="宋体" w:hAnsi="宋体"/>
          <w:sz w:val="24"/>
        </w:rPr>
      </w:pPr>
      <w:r>
        <w:rPr>
          <w:rFonts w:hint="eastAsia" w:ascii="宋体" w:hAnsi="宋体"/>
          <w:sz w:val="24"/>
        </w:rPr>
        <w:t>JZ</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2500,26800</w:t>
      </w:r>
      <w:r>
        <w:rPr>
          <w:rFonts w:hint="eastAsia" w:ascii="宋体" w:hAnsi="宋体"/>
          <w:sz w:val="24"/>
        </w:rPr>
        <w:t xml:space="preserve">,城区 </w:t>
      </w:r>
      <w:r>
        <w:rPr>
          <w:rFonts w:ascii="宋体" w:hAnsi="宋体"/>
          <w:sz w:val="24"/>
        </w:rPr>
        <w:t>1.04</w:t>
      </w:r>
      <w:r>
        <w:rPr>
          <w:rFonts w:hint="eastAsia" w:ascii="宋体" w:hAnsi="宋体"/>
          <w:sz w:val="24"/>
        </w:rPr>
        <w:t>,</w:t>
      </w:r>
      <w:r>
        <w:rPr>
          <w:rFonts w:ascii="宋体" w:hAnsi="宋体"/>
          <w:sz w:val="24"/>
        </w:rPr>
        <w:t xml:space="preserve">133 </w:t>
      </w:r>
    </w:p>
    <w:p>
      <w:pPr>
        <w:spacing w:line="360" w:lineRule="auto"/>
        <w:ind w:left="420" w:firstLine="420"/>
        <w:rPr>
          <w:rFonts w:ascii="宋体" w:hAnsi="宋体"/>
          <w:sz w:val="24"/>
        </w:rPr>
      </w:pPr>
      <w:r>
        <w:rPr>
          <w:rFonts w:ascii="宋体" w:hAnsi="宋体"/>
          <w:sz w:val="24"/>
        </w:rPr>
        <w:t>45000,31000</w:t>
      </w:r>
      <w:r>
        <w:rPr>
          <w:rFonts w:hint="eastAsia" w:ascii="宋体" w:hAnsi="宋体"/>
          <w:sz w:val="24"/>
        </w:rPr>
        <w:t xml:space="preserve">,高速 </w:t>
      </w:r>
      <w:r>
        <w:rPr>
          <w:rFonts w:ascii="宋体" w:hAnsi="宋体"/>
          <w:sz w:val="24"/>
        </w:rPr>
        <w:t>0.965</w:t>
      </w:r>
      <w:r>
        <w:rPr>
          <w:rFonts w:hint="eastAsia" w:ascii="宋体" w:hAnsi="宋体"/>
          <w:sz w:val="24"/>
        </w:rPr>
        <w:t>,</w:t>
      </w:r>
      <w:r>
        <w:rPr>
          <w:rFonts w:ascii="宋体" w:hAnsi="宋体"/>
          <w:sz w:val="24"/>
        </w:rPr>
        <w:t>1032</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10100,8200</w:t>
      </w:r>
      <w:r>
        <w:rPr>
          <w:rFonts w:hint="eastAsia" w:ascii="宋体" w:hAnsi="宋体"/>
          <w:sz w:val="24"/>
        </w:rPr>
        <w:t xml:space="preserve">,乡镇 </w:t>
      </w:r>
      <w:r>
        <w:rPr>
          <w:rFonts w:ascii="宋体" w:hAnsi="宋体"/>
          <w:sz w:val="24"/>
        </w:rPr>
        <w:t>1.035</w:t>
      </w:r>
      <w:r>
        <w:rPr>
          <w:rFonts w:hint="eastAsia" w:ascii="宋体" w:hAnsi="宋体"/>
          <w:sz w:val="24"/>
        </w:rPr>
        <w:t>,</w:t>
      </w:r>
      <w:r>
        <w:rPr>
          <w:rFonts w:ascii="宋体" w:hAnsi="宋体"/>
          <w:sz w:val="24"/>
        </w:rPr>
        <w:t>3011</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-1</w:t>
      </w:r>
      <w:r>
        <w:rPr>
          <w:rFonts w:hint="eastAsia" w:ascii="宋体" w:hAnsi="宋体"/>
          <w:sz w:val="24"/>
        </w:rPr>
        <w:t>,-</w:t>
      </w:r>
      <w:r>
        <w:rPr>
          <w:rFonts w:ascii="宋体" w:hAnsi="宋体"/>
          <w:sz w:val="24"/>
        </w:rPr>
        <w:t>1</w:t>
      </w:r>
    </w:p>
    <w:p>
      <w:pPr>
        <w:spacing w:line="360" w:lineRule="auto"/>
        <w:rPr>
          <w:rFonts w:ascii="宋体" w:hAnsi="宋体"/>
          <w:sz w:val="24"/>
        </w:rPr>
      </w:pPr>
      <w:r>
        <w:rPr>
          <w:rFonts w:ascii="宋体" w:hAnsi="宋体"/>
          <w:sz w:val="24"/>
        </w:rPr>
        <w:tab/>
      </w:r>
      <w:r>
        <w:rPr>
          <w:rFonts w:hint="eastAsia" w:ascii="宋体" w:hAnsi="宋体"/>
          <w:sz w:val="24"/>
        </w:rPr>
        <w:t>本次设计给了2个基站数据文件，j</w:t>
      </w:r>
      <w:r>
        <w:rPr>
          <w:rFonts w:ascii="宋体" w:hAnsi="宋体"/>
          <w:sz w:val="24"/>
        </w:rPr>
        <w:t>z001.txt</w:t>
      </w:r>
      <w:r>
        <w:rPr>
          <w:rFonts w:hint="eastAsia" w:ascii="宋体" w:hAnsi="宋体"/>
          <w:sz w:val="24"/>
        </w:rPr>
        <w:t>与j</w:t>
      </w:r>
      <w:r>
        <w:rPr>
          <w:rFonts w:ascii="宋体" w:hAnsi="宋体"/>
          <w:sz w:val="24"/>
        </w:rPr>
        <w:t>z002.txt</w:t>
      </w:r>
      <w:r>
        <w:rPr>
          <w:rFonts w:hint="eastAsia" w:ascii="宋体" w:hAnsi="宋体"/>
          <w:sz w:val="24"/>
        </w:rPr>
        <w:t>。</w:t>
      </w:r>
    </w:p>
    <w:p>
      <w:pPr>
        <w:spacing w:line="360" w:lineRule="auto"/>
        <w:ind w:firstLine="420"/>
        <w:rPr>
          <w:rFonts w:ascii="宋体" w:hAnsi="宋体"/>
          <w:sz w:val="24"/>
        </w:rPr>
      </w:pPr>
      <w:r>
        <w:rPr>
          <w:rFonts w:hint="eastAsia" w:ascii="宋体" w:hAnsi="宋体"/>
          <w:sz w:val="24"/>
        </w:rPr>
        <w:t>2）移动终端的移动轨迹数据文件格式说明</w:t>
      </w:r>
    </w:p>
    <w:p>
      <w:pPr>
        <w:spacing w:line="360" w:lineRule="auto"/>
        <w:ind w:firstLine="420"/>
        <w:rPr>
          <w:rFonts w:ascii="宋体" w:hAnsi="宋体"/>
          <w:sz w:val="24"/>
        </w:rPr>
      </w:pPr>
      <w:r>
        <w:rPr>
          <w:rFonts w:hint="eastAsia" w:ascii="宋体" w:hAnsi="宋体"/>
          <w:sz w:val="24"/>
        </w:rPr>
        <w:t>第一行“YD”表明是移动终端的移动轨迹数据，防止误读其他格式的数据文件；</w:t>
      </w:r>
    </w:p>
    <w:p>
      <w:pPr>
        <w:spacing w:line="360" w:lineRule="auto"/>
        <w:ind w:firstLine="420"/>
        <w:rPr>
          <w:rFonts w:ascii="宋体" w:hAnsi="宋体"/>
          <w:sz w:val="24"/>
        </w:rPr>
      </w:pPr>
      <w:r>
        <w:rPr>
          <w:rFonts w:hint="eastAsia" w:ascii="宋体" w:hAnsi="宋体"/>
          <w:sz w:val="24"/>
        </w:rPr>
        <w:t>格式：</w:t>
      </w:r>
    </w:p>
    <w:p>
      <w:pPr>
        <w:spacing w:line="360" w:lineRule="auto"/>
        <w:ind w:firstLine="420"/>
        <w:rPr>
          <w:rFonts w:ascii="宋体" w:hAnsi="宋体"/>
          <w:sz w:val="24"/>
        </w:rPr>
      </w:pPr>
      <w:r>
        <w:rPr>
          <w:rFonts w:hint="eastAsia" w:ascii="宋体" w:hAnsi="宋体"/>
          <w:sz w:val="24"/>
        </w:rPr>
        <w:t>位置坐标（X</w:t>
      </w:r>
      <w:r>
        <w:rPr>
          <w:rFonts w:ascii="宋体" w:hAnsi="宋体"/>
          <w:sz w:val="24"/>
        </w:rPr>
        <w:t>s</w:t>
      </w:r>
      <w:r>
        <w:rPr>
          <w:rFonts w:hint="eastAsia" w:ascii="宋体" w:hAnsi="宋体"/>
          <w:sz w:val="24"/>
        </w:rPr>
        <w:t>,Y</w:t>
      </w:r>
      <w:r>
        <w:rPr>
          <w:rFonts w:ascii="宋体" w:hAnsi="宋体"/>
          <w:sz w:val="24"/>
        </w:rPr>
        <w:t>s,X</w:t>
      </w:r>
      <w:r>
        <w:rPr>
          <w:rFonts w:hint="eastAsia" w:ascii="宋体" w:hAnsi="宋体"/>
          <w:sz w:val="24"/>
        </w:rPr>
        <w:t>e</w:t>
      </w:r>
      <w:r>
        <w:rPr>
          <w:rFonts w:ascii="宋体" w:hAnsi="宋体"/>
          <w:sz w:val="24"/>
        </w:rPr>
        <w:t>,Ye</w:t>
      </w:r>
      <w:r>
        <w:rPr>
          <w:rFonts w:hint="eastAsia" w:ascii="宋体" w:hAnsi="宋体"/>
          <w:sz w:val="24"/>
        </w:rPr>
        <w:t>）</w:t>
      </w:r>
      <w:r>
        <w:rPr>
          <w:rFonts w:ascii="宋体" w:hAnsi="宋体"/>
          <w:sz w:val="24"/>
        </w:rPr>
        <w:t>,</w:t>
      </w:r>
      <w:r>
        <w:rPr>
          <w:rFonts w:hint="eastAsia" w:ascii="宋体" w:hAnsi="宋体"/>
          <w:sz w:val="24"/>
        </w:rPr>
        <w:t>移动速度,开始小时,开始分钟\n</w:t>
      </w:r>
      <w:r>
        <w:rPr>
          <w:rFonts w:hint="eastAsia" w:ascii="宋体" w:hAnsi="宋体"/>
          <w:sz w:val="24"/>
        </w:rPr>
        <w:tab/>
      </w:r>
    </w:p>
    <w:p>
      <w:pPr>
        <w:spacing w:line="360" w:lineRule="auto"/>
        <w:ind w:firstLine="420"/>
        <w:rPr>
          <w:rFonts w:ascii="宋体" w:hAnsi="宋体"/>
          <w:sz w:val="24"/>
        </w:rPr>
      </w:pPr>
      <w:r>
        <w:rPr>
          <w:rFonts w:ascii="宋体" w:hAnsi="宋体"/>
          <w:sz w:val="24"/>
        </w:rPr>
        <w:t xml:space="preserve"> -1</w:t>
      </w:r>
      <w:r>
        <w:rPr>
          <w:rFonts w:hint="eastAsia" w:ascii="宋体" w:hAnsi="宋体"/>
          <w:sz w:val="24"/>
        </w:rPr>
        <w:t>,-</w:t>
      </w:r>
      <w:r>
        <w:rPr>
          <w:rFonts w:ascii="宋体" w:hAnsi="宋体"/>
          <w:sz w:val="24"/>
        </w:rPr>
        <w:t>1</w:t>
      </w:r>
    </w:p>
    <w:p>
      <w:pPr>
        <w:spacing w:line="360" w:lineRule="auto"/>
        <w:ind w:firstLine="420"/>
        <w:rPr>
          <w:rFonts w:ascii="宋体" w:hAnsi="宋体"/>
          <w:sz w:val="24"/>
        </w:rPr>
      </w:pPr>
      <w:r>
        <w:rPr>
          <w:rFonts w:hint="eastAsia" w:ascii="宋体" w:hAnsi="宋体"/>
          <w:sz w:val="24"/>
        </w:rPr>
        <w:t>（分隔符为英文半角字符，换行表示本行数据结束，移动速度的单位为公里/小时，开始时刻为2</w:t>
      </w:r>
      <w:r>
        <w:rPr>
          <w:rFonts w:ascii="宋体" w:hAnsi="宋体"/>
          <w:sz w:val="24"/>
        </w:rPr>
        <w:t>4</w:t>
      </w:r>
      <w:r>
        <w:rPr>
          <w:rFonts w:hint="eastAsia" w:ascii="宋体" w:hAnsi="宋体"/>
          <w:sz w:val="24"/>
        </w:rPr>
        <w:t>小时制的小时和分钟，\n为换行显示，（-1,-1）为数据文件结束的标志。）</w:t>
      </w:r>
    </w:p>
    <w:p>
      <w:pPr>
        <w:spacing w:line="360" w:lineRule="auto"/>
        <w:ind w:firstLine="420"/>
        <w:rPr>
          <w:rFonts w:ascii="宋体" w:hAnsi="宋体"/>
          <w:sz w:val="24"/>
        </w:rPr>
      </w:pPr>
      <w:r>
        <w:rPr>
          <w:rFonts w:hint="eastAsia" w:ascii="宋体" w:hAnsi="宋体"/>
          <w:sz w:val="24"/>
        </w:rPr>
        <w:t>例子：</w:t>
      </w:r>
    </w:p>
    <w:p>
      <w:pPr>
        <w:spacing w:line="360" w:lineRule="auto"/>
        <w:ind w:left="420" w:firstLine="420"/>
        <w:rPr>
          <w:rFonts w:ascii="宋体" w:hAnsi="宋体"/>
          <w:sz w:val="24"/>
        </w:rPr>
      </w:pPr>
      <w:r>
        <w:rPr>
          <w:rFonts w:hint="eastAsia" w:ascii="宋体" w:hAnsi="宋体"/>
          <w:sz w:val="24"/>
        </w:rPr>
        <w:t>YD</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3000,36900,18000,36900,30,11,0</w:t>
      </w:r>
    </w:p>
    <w:p>
      <w:pPr>
        <w:spacing w:line="360" w:lineRule="auto"/>
        <w:ind w:left="420" w:firstLine="420"/>
        <w:rPr>
          <w:rFonts w:ascii="宋体" w:hAnsi="宋体"/>
          <w:sz w:val="24"/>
        </w:rPr>
      </w:pPr>
      <w:r>
        <w:rPr>
          <w:rFonts w:ascii="宋体" w:hAnsi="宋体"/>
          <w:sz w:val="24"/>
        </w:rPr>
        <w:t>18000,36900,18000,21900,30,11,30</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-1,-1</w:t>
      </w:r>
    </w:p>
    <w:p>
      <w:pPr>
        <w:spacing w:line="360" w:lineRule="auto"/>
        <w:ind w:firstLine="420"/>
        <w:rPr>
          <w:rFonts w:ascii="宋体" w:hAnsi="宋体"/>
          <w:sz w:val="24"/>
        </w:rPr>
      </w:pPr>
      <w:r>
        <w:rPr>
          <w:rFonts w:hint="eastAsia" w:ascii="宋体" w:hAnsi="宋体"/>
          <w:sz w:val="24"/>
        </w:rPr>
        <w:t>本次设计给了</w:t>
      </w:r>
      <w:r>
        <w:rPr>
          <w:rFonts w:ascii="宋体" w:hAnsi="宋体"/>
          <w:sz w:val="24"/>
        </w:rPr>
        <w:t>1</w:t>
      </w:r>
      <w:r>
        <w:rPr>
          <w:rFonts w:hint="eastAsia" w:ascii="宋体" w:hAnsi="宋体"/>
          <w:sz w:val="24"/>
        </w:rPr>
        <w:t>个移动轨迹数据文件，yd001.txt。</w:t>
      </w:r>
    </w:p>
    <w:p>
      <w:pPr>
        <w:spacing w:line="360" w:lineRule="auto"/>
        <w:ind w:firstLine="420"/>
        <w:rPr>
          <w:rFonts w:ascii="宋体" w:hAnsi="宋体"/>
          <w:sz w:val="24"/>
        </w:rPr>
      </w:pPr>
      <w:r>
        <w:rPr>
          <w:rFonts w:hint="eastAsia" w:ascii="宋体" w:hAnsi="宋体"/>
          <w:sz w:val="24"/>
        </w:rPr>
        <w:t>3）伪基站移动轨迹数据文件格式说明</w:t>
      </w:r>
    </w:p>
    <w:p>
      <w:pPr>
        <w:spacing w:line="360" w:lineRule="auto"/>
        <w:ind w:firstLine="420"/>
        <w:rPr>
          <w:rFonts w:ascii="宋体" w:hAnsi="宋体"/>
          <w:sz w:val="24"/>
        </w:rPr>
      </w:pPr>
      <w:r>
        <w:rPr>
          <w:rFonts w:hint="eastAsia" w:ascii="宋体" w:hAnsi="宋体"/>
          <w:sz w:val="24"/>
        </w:rPr>
        <w:t>第一行“WZ”表明是伪基站的移动轨迹数据，防止误读其他格式的数据文件；</w:t>
      </w:r>
    </w:p>
    <w:p>
      <w:pPr>
        <w:spacing w:line="360" w:lineRule="auto"/>
        <w:ind w:firstLine="420"/>
        <w:rPr>
          <w:rFonts w:ascii="宋体" w:hAnsi="宋体"/>
          <w:sz w:val="24"/>
        </w:rPr>
      </w:pPr>
      <w:r>
        <w:rPr>
          <w:rFonts w:hint="eastAsia" w:ascii="宋体" w:hAnsi="宋体"/>
          <w:sz w:val="24"/>
        </w:rPr>
        <w:t>每行代表一个伪基站的移动轨迹，具体的格式为：</w:t>
      </w:r>
    </w:p>
    <w:p>
      <w:pPr>
        <w:spacing w:line="360" w:lineRule="auto"/>
        <w:ind w:left="420" w:firstLine="420"/>
        <w:rPr>
          <w:rFonts w:ascii="宋体" w:hAnsi="宋体"/>
          <w:sz w:val="24"/>
        </w:rPr>
      </w:pPr>
      <w:r>
        <w:rPr>
          <w:rFonts w:hint="eastAsia" w:ascii="宋体" w:hAnsi="宋体"/>
          <w:sz w:val="24"/>
        </w:rPr>
        <w:t>位置坐标（Xs,Ys,Xe,Ye）,移动速度,开始小时,开始分钟,伪基站编号\n</w:t>
      </w:r>
    </w:p>
    <w:p>
      <w:pPr>
        <w:spacing w:line="360" w:lineRule="auto"/>
        <w:ind w:left="420" w:firstLine="420"/>
        <w:rPr>
          <w:rFonts w:ascii="宋体" w:hAnsi="宋体"/>
          <w:sz w:val="24"/>
        </w:rPr>
      </w:pPr>
      <w:r>
        <w:rPr>
          <w:rFonts w:ascii="宋体" w:hAnsi="宋体"/>
          <w:sz w:val="24"/>
        </w:rPr>
        <w:t>-1,-1</w:t>
      </w:r>
    </w:p>
    <w:p>
      <w:pPr>
        <w:spacing w:line="360" w:lineRule="auto"/>
        <w:ind w:firstLine="420"/>
        <w:rPr>
          <w:rFonts w:ascii="宋体" w:hAnsi="宋体"/>
          <w:sz w:val="24"/>
        </w:rPr>
      </w:pPr>
      <w:r>
        <w:rPr>
          <w:rFonts w:hint="eastAsia" w:ascii="宋体" w:hAnsi="宋体"/>
          <w:sz w:val="24"/>
        </w:rPr>
        <w:t>（分隔符为英文半角字符，换行表示本行数据结束，移动速度的单位为公里/小时，开始时刻为24小时制的小时和分钟，\n为换行显示，（-1,-1）为数据文件结束的标志。）</w:t>
      </w:r>
    </w:p>
    <w:p>
      <w:pPr>
        <w:spacing w:line="360" w:lineRule="auto"/>
        <w:ind w:firstLine="420"/>
        <w:rPr>
          <w:rFonts w:ascii="宋体" w:hAnsi="宋体"/>
          <w:sz w:val="24"/>
        </w:rPr>
      </w:pPr>
      <w:r>
        <w:rPr>
          <w:rFonts w:hint="eastAsia" w:ascii="宋体" w:hAnsi="宋体"/>
          <w:sz w:val="24"/>
        </w:rPr>
        <w:t>例子：</w:t>
      </w:r>
    </w:p>
    <w:p>
      <w:pPr>
        <w:spacing w:line="360" w:lineRule="auto"/>
        <w:ind w:left="420" w:firstLine="420"/>
        <w:rPr>
          <w:rFonts w:ascii="宋体" w:hAnsi="宋体"/>
          <w:sz w:val="24"/>
        </w:rPr>
      </w:pPr>
      <w:r>
        <w:rPr>
          <w:rFonts w:hint="eastAsia" w:ascii="宋体" w:hAnsi="宋体"/>
          <w:sz w:val="24"/>
        </w:rPr>
        <w:t>WZ</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12000,36900,18000,36900,12,11,0,70021</w:t>
      </w:r>
    </w:p>
    <w:p>
      <w:pPr>
        <w:spacing w:line="360" w:lineRule="auto"/>
        <w:ind w:left="420" w:firstLine="420"/>
        <w:rPr>
          <w:rFonts w:ascii="宋体" w:hAnsi="宋体"/>
          <w:sz w:val="24"/>
        </w:rPr>
      </w:pPr>
      <w:r>
        <w:rPr>
          <w:rFonts w:ascii="宋体" w:hAnsi="宋体"/>
          <w:sz w:val="24"/>
        </w:rPr>
        <w:t>18000,26900,18000,20900,12,12,30,70022</w:t>
      </w:r>
    </w:p>
    <w:p>
      <w:pPr>
        <w:spacing w:line="360" w:lineRule="auto"/>
        <w:ind w:left="420" w:firstLine="420"/>
        <w:rPr>
          <w:rFonts w:ascii="宋体" w:hAnsi="宋体"/>
          <w:sz w:val="24"/>
        </w:rPr>
      </w:pPr>
      <w:r>
        <w:rPr>
          <w:rFonts w:hint="eastAsia" w:ascii="宋体" w:hAnsi="宋体"/>
          <w:sz w:val="24"/>
        </w:rPr>
        <w:t>……</w:t>
      </w:r>
    </w:p>
    <w:p>
      <w:pPr>
        <w:spacing w:line="360" w:lineRule="auto"/>
        <w:ind w:left="420" w:firstLine="420"/>
        <w:rPr>
          <w:rFonts w:ascii="宋体" w:hAnsi="宋体"/>
          <w:sz w:val="24"/>
        </w:rPr>
      </w:pPr>
      <w:r>
        <w:rPr>
          <w:rFonts w:ascii="宋体" w:hAnsi="宋体"/>
          <w:sz w:val="24"/>
        </w:rPr>
        <w:t>-1</w:t>
      </w:r>
      <w:r>
        <w:rPr>
          <w:rFonts w:hint="eastAsia" w:ascii="宋体" w:hAnsi="宋体"/>
          <w:sz w:val="24"/>
        </w:rPr>
        <w:t>,-</w:t>
      </w:r>
      <w:r>
        <w:rPr>
          <w:rFonts w:ascii="宋体" w:hAnsi="宋体"/>
          <w:sz w:val="24"/>
        </w:rPr>
        <w:t>1</w:t>
      </w:r>
    </w:p>
    <w:p>
      <w:pPr>
        <w:spacing w:line="360" w:lineRule="auto"/>
        <w:rPr>
          <w:rFonts w:ascii="宋体" w:hAnsi="宋体"/>
          <w:sz w:val="24"/>
        </w:rPr>
      </w:pPr>
      <w:r>
        <w:rPr>
          <w:rFonts w:ascii="宋体" w:hAnsi="宋体"/>
          <w:sz w:val="24"/>
        </w:rPr>
        <w:tab/>
      </w:r>
      <w:r>
        <w:rPr>
          <w:rFonts w:hint="eastAsia" w:ascii="宋体" w:hAnsi="宋体"/>
          <w:sz w:val="24"/>
        </w:rPr>
        <w:t>本次设计给了</w:t>
      </w:r>
      <w:r>
        <w:rPr>
          <w:rFonts w:ascii="宋体" w:hAnsi="宋体"/>
          <w:sz w:val="24"/>
        </w:rPr>
        <w:t>1</w:t>
      </w:r>
      <w:r>
        <w:rPr>
          <w:rFonts w:hint="eastAsia" w:ascii="宋体" w:hAnsi="宋体"/>
          <w:sz w:val="24"/>
        </w:rPr>
        <w:t>个伪基站数据文件，wz001.txt。</w:t>
      </w:r>
    </w:p>
    <w:p>
      <w:pPr>
        <w:pStyle w:val="3"/>
        <w:spacing w:before="156" w:beforeLines="50" w:after="156" w:afterLines="50" w:line="360" w:lineRule="auto"/>
        <w:rPr>
          <w:rFonts w:ascii="黑体"/>
          <w:sz w:val="28"/>
          <w:szCs w:val="28"/>
        </w:rPr>
      </w:pPr>
      <w:bookmarkStart w:id="31" w:name="_Toc123048743"/>
      <w:r>
        <w:rPr>
          <w:rFonts w:hint="eastAsia" w:ascii="黑体" w:hAnsi="黑体"/>
          <w:sz w:val="28"/>
          <w:szCs w:val="28"/>
        </w:rPr>
        <w:t>2</w:t>
      </w:r>
      <w:r>
        <w:rPr>
          <w:rFonts w:ascii="黑体" w:hAnsi="黑体"/>
          <w:sz w:val="28"/>
          <w:szCs w:val="28"/>
        </w:rPr>
        <w:t>.</w:t>
      </w:r>
      <w:r>
        <w:rPr>
          <w:rFonts w:hint="eastAsia" w:ascii="黑体" w:hAnsi="黑体"/>
          <w:sz w:val="28"/>
          <w:szCs w:val="28"/>
        </w:rPr>
        <w:t>8</w:t>
      </w:r>
      <w:r>
        <w:rPr>
          <w:rFonts w:ascii="黑体" w:hAnsi="黑体"/>
          <w:sz w:val="28"/>
          <w:szCs w:val="28"/>
        </w:rPr>
        <w:t xml:space="preserve"> </w:t>
      </w:r>
      <w:r>
        <w:rPr>
          <w:rFonts w:hint="eastAsia" w:ascii="黑体" w:hAnsi="黑体"/>
          <w:sz w:val="28"/>
          <w:szCs w:val="28"/>
        </w:rPr>
        <w:t>设计要求说明</w:t>
      </w:r>
      <w:bookmarkEnd w:id="31"/>
    </w:p>
    <w:p>
      <w:pPr>
        <w:spacing w:line="360" w:lineRule="auto"/>
        <w:rPr>
          <w:rFonts w:ascii="宋体" w:hAnsi="宋体"/>
          <w:sz w:val="24"/>
        </w:rPr>
      </w:pPr>
      <w:r>
        <w:rPr>
          <w:rFonts w:hint="eastAsia"/>
        </w:rPr>
        <w:tab/>
      </w:r>
      <w:r>
        <w:rPr>
          <w:rFonts w:hint="eastAsia" w:ascii="宋体" w:hAnsi="宋体"/>
          <w:sz w:val="24"/>
        </w:rPr>
        <w:t>在满足以上功能约定要求和数据格式基本要求的前提下，学生可以在界面、数据结构、数据文件等方面自由发挥，可以设计相关辅助功能，也可以设计其他一些有意义的扩展功能；</w:t>
      </w:r>
    </w:p>
    <w:p>
      <w:pPr>
        <w:spacing w:line="360" w:lineRule="auto"/>
        <w:ind w:firstLine="420"/>
        <w:rPr>
          <w:rFonts w:ascii="宋体" w:hAnsi="宋体"/>
          <w:sz w:val="24"/>
        </w:rPr>
      </w:pPr>
      <w:r>
        <w:rPr>
          <w:rFonts w:hint="eastAsia" w:ascii="宋体" w:hAnsi="宋体"/>
          <w:sz w:val="24"/>
        </w:rPr>
        <w:t>课堂上将提供2.7部分的各类数据文件，在此基础上构成基本的程序运行数据环境，作为设计与开发过程中的功能设计、实现、测试以及验证检查的基础。</w:t>
      </w:r>
    </w:p>
    <w:p>
      <w:pPr>
        <w:spacing w:line="360" w:lineRule="auto"/>
        <w:ind w:firstLine="420"/>
        <w:rPr>
          <w:rFonts w:ascii="宋体" w:hAnsi="宋体"/>
          <w:sz w:val="24"/>
        </w:rPr>
      </w:pPr>
      <w:r>
        <w:rPr>
          <w:rFonts w:hint="eastAsia" w:ascii="宋体" w:hAnsi="宋体"/>
          <w:sz w:val="24"/>
        </w:rPr>
        <w:t>同时，使用基本相同的数据环境，还可以考察学生使用不同数据结构和处理算法时，所开发程序运行的性能之间是否有明显的差别。</w:t>
      </w:r>
    </w:p>
    <w:p>
      <w:pPr>
        <w:spacing w:line="360" w:lineRule="auto"/>
        <w:ind w:firstLine="420"/>
        <w:rPr>
          <w:rFonts w:ascii="宋体" w:hAnsi="宋体"/>
          <w:sz w:val="24"/>
        </w:rPr>
      </w:pPr>
      <w:r>
        <w:rPr>
          <w:rFonts w:hint="eastAsia" w:ascii="宋体" w:hAnsi="宋体"/>
          <w:sz w:val="24"/>
        </w:rPr>
        <w:t>在功能要求中，如果采用4叉树，表明同学掌握了较强的数据结构学习与灵活应用的能力，比较简捷的方式是采用合理的区域分块方案，相对比较容易。</w:t>
      </w:r>
    </w:p>
    <w:p>
      <w:pPr>
        <w:pStyle w:val="3"/>
        <w:spacing w:before="156" w:beforeLines="50" w:after="156" w:afterLines="50" w:line="360" w:lineRule="auto"/>
        <w:rPr>
          <w:rFonts w:ascii="黑体"/>
          <w:sz w:val="28"/>
          <w:szCs w:val="28"/>
        </w:rPr>
      </w:pPr>
      <w:bookmarkStart w:id="32" w:name="_Toc123048744"/>
      <w:r>
        <w:rPr>
          <w:rFonts w:hint="eastAsia" w:ascii="黑体" w:hAnsi="黑体"/>
          <w:sz w:val="28"/>
          <w:szCs w:val="28"/>
        </w:rPr>
        <w:t>2</w:t>
      </w:r>
      <w:r>
        <w:rPr>
          <w:rFonts w:ascii="黑体" w:hAnsi="黑体"/>
          <w:sz w:val="28"/>
          <w:szCs w:val="28"/>
        </w:rPr>
        <w:t>.</w:t>
      </w:r>
      <w:r>
        <w:rPr>
          <w:rFonts w:hint="eastAsia" w:ascii="黑体" w:hAnsi="黑体"/>
          <w:sz w:val="28"/>
          <w:szCs w:val="28"/>
        </w:rPr>
        <w:t>9</w:t>
      </w:r>
      <w:r>
        <w:rPr>
          <w:rFonts w:ascii="黑体" w:hAnsi="黑体"/>
          <w:sz w:val="28"/>
          <w:szCs w:val="28"/>
        </w:rPr>
        <w:t xml:space="preserve"> </w:t>
      </w:r>
      <w:r>
        <w:rPr>
          <w:rFonts w:hint="eastAsia" w:ascii="黑体" w:hAnsi="黑体"/>
          <w:sz w:val="28"/>
          <w:szCs w:val="28"/>
        </w:rPr>
        <w:t>评测说明</w:t>
      </w:r>
      <w:bookmarkEnd w:id="32"/>
    </w:p>
    <w:p>
      <w:pPr>
        <w:spacing w:line="360" w:lineRule="auto"/>
        <w:rPr>
          <w:rFonts w:ascii="宋体" w:hAnsi="宋体"/>
          <w:sz w:val="24"/>
        </w:rPr>
      </w:pPr>
      <w:r>
        <w:rPr>
          <w:rFonts w:hint="eastAsia"/>
        </w:rPr>
        <w:tab/>
      </w:r>
      <w:r>
        <w:rPr>
          <w:rFonts w:hint="eastAsia" w:ascii="宋体" w:hAnsi="宋体"/>
          <w:sz w:val="24"/>
        </w:rPr>
        <w:t>1）评测步骤：</w:t>
      </w:r>
    </w:p>
    <w:p>
      <w:pPr>
        <w:spacing w:line="360" w:lineRule="auto"/>
        <w:ind w:firstLine="420"/>
        <w:rPr>
          <w:rFonts w:ascii="宋体" w:hAnsi="宋体"/>
          <w:sz w:val="24"/>
        </w:rPr>
      </w:pPr>
      <w:r>
        <w:rPr>
          <w:rFonts w:hint="eastAsia" w:ascii="宋体" w:hAnsi="宋体"/>
          <w:sz w:val="24"/>
        </w:rPr>
        <w:t>主要设计思路与实现方法的讲解，功能界面及提示，分项功能操作和执行时间统计，程序功能的测试情况，扩展功能介绍；</w:t>
      </w:r>
    </w:p>
    <w:p>
      <w:pPr>
        <w:spacing w:line="360" w:lineRule="auto"/>
        <w:ind w:firstLine="420"/>
        <w:rPr>
          <w:rFonts w:ascii="宋体" w:hAnsi="宋体"/>
          <w:sz w:val="24"/>
        </w:rPr>
      </w:pPr>
      <w:r>
        <w:rPr>
          <w:rFonts w:ascii="宋体" w:hAnsi="宋体"/>
          <w:sz w:val="24"/>
        </w:rPr>
        <w:t>2)</w:t>
      </w:r>
      <w:r>
        <w:rPr>
          <w:rFonts w:hint="eastAsia" w:ascii="宋体" w:hAnsi="宋体"/>
          <w:sz w:val="24"/>
        </w:rPr>
        <w:t>运行评测：</w:t>
      </w:r>
    </w:p>
    <w:p>
      <w:pPr>
        <w:spacing w:line="360" w:lineRule="auto"/>
        <w:ind w:firstLine="420"/>
        <w:rPr>
          <w:rFonts w:ascii="宋体" w:hAnsi="宋体"/>
          <w:sz w:val="24"/>
        </w:rPr>
      </w:pPr>
      <w:r>
        <w:rPr>
          <w:rFonts w:hint="eastAsia" w:ascii="宋体" w:hAnsi="宋体"/>
          <w:sz w:val="24"/>
        </w:rPr>
        <w:t>检查基站数据的合理存储方式、高效的查找操作、基站信号强度的比较、基站有效信号范围边界的迭代计算，以及伪基站的工作特性练习等，能够依据移动终端的移动轨迹分析出需要进行切换的基站序列。</w:t>
      </w:r>
    </w:p>
    <w:p>
      <w:pPr>
        <w:spacing w:line="360" w:lineRule="auto"/>
        <w:ind w:firstLine="420"/>
        <w:rPr>
          <w:rFonts w:ascii="宋体" w:hAnsi="宋体"/>
          <w:sz w:val="24"/>
        </w:rPr>
      </w:pPr>
      <w:r>
        <w:rPr>
          <w:rFonts w:ascii="宋体" w:hAnsi="宋体"/>
          <w:sz w:val="24"/>
        </w:rPr>
        <w:t>3)</w:t>
      </w:r>
      <w:r>
        <w:rPr>
          <w:rFonts w:hint="eastAsia" w:ascii="宋体" w:hAnsi="宋体"/>
          <w:sz w:val="24"/>
        </w:rPr>
        <w:t>设计评测：</w:t>
      </w:r>
    </w:p>
    <w:p>
      <w:pPr>
        <w:spacing w:line="360" w:lineRule="auto"/>
        <w:ind w:firstLine="420"/>
        <w:rPr>
          <w:rFonts w:ascii="宋体" w:hAnsi="宋体"/>
          <w:sz w:val="24"/>
        </w:rPr>
      </w:pPr>
      <w:r>
        <w:rPr>
          <w:rFonts w:hint="eastAsia" w:ascii="宋体" w:hAnsi="宋体"/>
          <w:sz w:val="24"/>
        </w:rPr>
        <w:t>评价基站数据的存储数据结构、查找基站的分析与方案设计以及操作算法、基站有效信号范围边界的迭代算法等。</w:t>
      </w:r>
      <w:r>
        <w:rPr>
          <w:rFonts w:ascii="宋体" w:hAnsi="宋体"/>
          <w:sz w:val="24"/>
        </w:rPr>
        <w:br w:type="page"/>
      </w:r>
    </w:p>
    <w:p>
      <w:pPr>
        <w:pStyle w:val="2"/>
        <w:spacing w:before="156" w:beforeLines="50" w:after="156" w:afterLines="50" w:line="240" w:lineRule="auto"/>
        <w:jc w:val="center"/>
        <w:rPr>
          <w:rFonts w:ascii="黑体" w:hAnsi="黑体" w:eastAsia="黑体"/>
          <w:sz w:val="36"/>
          <w:szCs w:val="36"/>
        </w:rPr>
      </w:pPr>
      <w:bookmarkStart w:id="33" w:name="_Toc123048745"/>
      <w:bookmarkStart w:id="34" w:name="_Toc426875439"/>
      <w:r>
        <w:rPr>
          <w:rFonts w:hint="eastAsia" w:ascii="黑体" w:hAnsi="黑体" w:eastAsia="黑体"/>
          <w:sz w:val="36"/>
          <w:szCs w:val="36"/>
        </w:rPr>
        <w:t>3总体要求</w:t>
      </w:r>
      <w:bookmarkEnd w:id="33"/>
    </w:p>
    <w:p>
      <w:pPr>
        <w:pStyle w:val="3"/>
        <w:spacing w:before="156" w:beforeLines="50" w:after="156" w:afterLines="50" w:line="360" w:lineRule="auto"/>
        <w:rPr>
          <w:rFonts w:ascii="黑体"/>
          <w:sz w:val="28"/>
          <w:szCs w:val="28"/>
        </w:rPr>
      </w:pPr>
      <w:bookmarkStart w:id="35" w:name="_Toc123048746"/>
      <w:r>
        <w:rPr>
          <w:rFonts w:hint="eastAsia" w:ascii="黑体" w:hAnsi="黑体"/>
          <w:sz w:val="28"/>
          <w:szCs w:val="28"/>
        </w:rPr>
        <w:t>3</w:t>
      </w:r>
      <w:r>
        <w:rPr>
          <w:rFonts w:ascii="黑体" w:hAnsi="黑体"/>
          <w:sz w:val="28"/>
          <w:szCs w:val="28"/>
        </w:rPr>
        <w:t xml:space="preserve">.1 </w:t>
      </w:r>
      <w:r>
        <w:rPr>
          <w:rFonts w:hint="eastAsia" w:ascii="黑体" w:hAnsi="黑体"/>
          <w:sz w:val="28"/>
          <w:szCs w:val="28"/>
        </w:rPr>
        <w:t>坚守</w:t>
      </w:r>
      <w:r>
        <w:rPr>
          <w:rFonts w:ascii="黑体" w:hAnsi="黑体"/>
          <w:sz w:val="28"/>
          <w:szCs w:val="28"/>
        </w:rPr>
        <w:t>学术</w:t>
      </w:r>
      <w:r>
        <w:rPr>
          <w:rFonts w:hint="eastAsia" w:ascii="黑体" w:hAnsi="黑体"/>
          <w:sz w:val="28"/>
          <w:szCs w:val="28"/>
        </w:rPr>
        <w:t>诚信</w:t>
      </w:r>
      <w:bookmarkEnd w:id="35"/>
    </w:p>
    <w:p>
      <w:pPr>
        <w:spacing w:line="360" w:lineRule="auto"/>
        <w:ind w:firstLine="480" w:firstLineChars="200"/>
        <w:rPr>
          <w:rFonts w:ascii="宋体"/>
          <w:sz w:val="24"/>
        </w:rPr>
      </w:pPr>
      <w:r>
        <w:rPr>
          <w:rFonts w:hint="eastAsia" w:ascii="宋体" w:hAnsi="宋体"/>
          <w:sz w:val="24"/>
        </w:rPr>
        <w:t>鼓励</w:t>
      </w:r>
      <w:r>
        <w:rPr>
          <w:rFonts w:ascii="宋体" w:hAnsi="宋体"/>
          <w:sz w:val="24"/>
        </w:rPr>
        <w:t>创新，</w:t>
      </w:r>
      <w:r>
        <w:rPr>
          <w:rFonts w:hint="eastAsia" w:ascii="宋体" w:hAnsi="宋体"/>
          <w:sz w:val="24"/>
        </w:rPr>
        <w:t>进行有</w:t>
      </w:r>
      <w:r>
        <w:rPr>
          <w:rFonts w:ascii="宋体" w:hAnsi="宋体"/>
          <w:sz w:val="24"/>
        </w:rPr>
        <w:t>一定特色的设计。严禁</w:t>
      </w:r>
      <w:r>
        <w:rPr>
          <w:rFonts w:hint="eastAsia" w:ascii="宋体" w:hAnsi="宋体"/>
          <w:sz w:val="24"/>
        </w:rPr>
        <w:t>对程序</w:t>
      </w:r>
      <w:r>
        <w:rPr>
          <w:rFonts w:ascii="宋体" w:hAnsi="宋体"/>
          <w:sz w:val="24"/>
        </w:rPr>
        <w:t>与报告的抄袭行为</w:t>
      </w:r>
      <w:r>
        <w:rPr>
          <w:rFonts w:hint="eastAsia" w:ascii="宋体" w:hAnsi="宋体"/>
          <w:sz w:val="24"/>
        </w:rPr>
        <w:t>（包括对</w:t>
      </w:r>
      <w:r>
        <w:rPr>
          <w:rFonts w:ascii="宋体" w:hAnsi="宋体"/>
          <w:sz w:val="24"/>
        </w:rPr>
        <w:t>网络资源及</w:t>
      </w:r>
      <w:r>
        <w:rPr>
          <w:rFonts w:hint="eastAsia" w:ascii="宋体" w:hAnsi="宋体"/>
          <w:sz w:val="24"/>
        </w:rPr>
        <w:t>其他</w:t>
      </w:r>
      <w:r>
        <w:rPr>
          <w:rFonts w:ascii="宋体" w:hAnsi="宋体"/>
          <w:sz w:val="24"/>
        </w:rPr>
        <w:t>同学</w:t>
      </w:r>
      <w:r>
        <w:rPr>
          <w:rFonts w:hint="eastAsia" w:ascii="宋体" w:hAnsi="宋体"/>
          <w:sz w:val="24"/>
        </w:rPr>
        <w:t>的</w:t>
      </w:r>
      <w:r>
        <w:rPr>
          <w:rFonts w:ascii="宋体" w:hAnsi="宋体"/>
          <w:sz w:val="24"/>
        </w:rPr>
        <w:t>设计）</w:t>
      </w:r>
      <w:r>
        <w:rPr>
          <w:rFonts w:hint="eastAsia" w:ascii="宋体" w:hAnsi="宋体"/>
          <w:sz w:val="24"/>
        </w:rPr>
        <w:t>，</w:t>
      </w:r>
      <w:r>
        <w:rPr>
          <w:rFonts w:ascii="宋体" w:hAnsi="宋体"/>
          <w:sz w:val="24"/>
        </w:rPr>
        <w:t>一经发现</w:t>
      </w:r>
      <w:r>
        <w:rPr>
          <w:rFonts w:hint="eastAsia" w:ascii="宋体" w:hAnsi="宋体"/>
          <w:sz w:val="24"/>
        </w:rPr>
        <w:t>，课程设计</w:t>
      </w:r>
      <w:r>
        <w:rPr>
          <w:rFonts w:ascii="宋体" w:hAnsi="宋体"/>
          <w:sz w:val="24"/>
        </w:rPr>
        <w:t>成绩</w:t>
      </w:r>
      <w:r>
        <w:rPr>
          <w:rFonts w:hint="eastAsia" w:ascii="宋体" w:hAnsi="宋体"/>
          <w:sz w:val="24"/>
        </w:rPr>
        <w:t>计</w:t>
      </w:r>
      <w:r>
        <w:rPr>
          <w:rFonts w:ascii="宋体" w:hAnsi="宋体"/>
          <w:sz w:val="24"/>
        </w:rPr>
        <w:t>0分，以考试抄袭舞弊行为处理</w:t>
      </w:r>
      <w:r>
        <w:rPr>
          <w:rFonts w:hint="eastAsia" w:ascii="宋体" w:hAnsi="宋体"/>
          <w:sz w:val="24"/>
        </w:rPr>
        <w:t>。</w:t>
      </w:r>
    </w:p>
    <w:p>
      <w:pPr>
        <w:pStyle w:val="3"/>
        <w:spacing w:before="156" w:beforeLines="50" w:after="156" w:afterLines="50" w:line="360" w:lineRule="auto"/>
        <w:rPr>
          <w:rFonts w:ascii="黑体"/>
          <w:sz w:val="28"/>
          <w:szCs w:val="28"/>
        </w:rPr>
      </w:pPr>
      <w:bookmarkStart w:id="36" w:name="_Toc123048747"/>
      <w:r>
        <w:rPr>
          <w:rFonts w:hint="eastAsia" w:ascii="黑体" w:hAnsi="黑体"/>
          <w:sz w:val="28"/>
          <w:szCs w:val="28"/>
        </w:rPr>
        <w:t>3</w:t>
      </w:r>
      <w:r>
        <w:rPr>
          <w:rFonts w:ascii="黑体" w:hAnsi="黑体"/>
          <w:sz w:val="28"/>
          <w:szCs w:val="28"/>
        </w:rPr>
        <w:t xml:space="preserve">.2 </w:t>
      </w:r>
      <w:r>
        <w:rPr>
          <w:rFonts w:hint="eastAsia" w:ascii="黑体" w:hAnsi="黑体"/>
          <w:sz w:val="28"/>
          <w:szCs w:val="28"/>
        </w:rPr>
        <w:t>程序</w:t>
      </w:r>
      <w:r>
        <w:rPr>
          <w:rFonts w:ascii="黑体" w:hAnsi="黑体"/>
          <w:sz w:val="28"/>
          <w:szCs w:val="28"/>
        </w:rPr>
        <w:t>规范</w:t>
      </w:r>
      <w:bookmarkEnd w:id="36"/>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程序</w:t>
      </w:r>
      <w:r>
        <w:rPr>
          <w:rFonts w:asciiTheme="minorEastAsia" w:hAnsiTheme="minorEastAsia" w:eastAsiaTheme="minorEastAsia"/>
          <w:sz w:val="24"/>
        </w:rPr>
        <w:t>遵从一般性规范：</w:t>
      </w:r>
    </w:p>
    <w:p>
      <w:pPr>
        <w:numPr>
          <w:ilvl w:val="0"/>
          <w:numId w:val="1"/>
        </w:numPr>
        <w:spacing w:line="360" w:lineRule="auto"/>
        <w:rPr>
          <w:rFonts w:asciiTheme="minorEastAsia" w:hAnsiTheme="minorEastAsia" w:eastAsiaTheme="minorEastAsia"/>
          <w:sz w:val="24"/>
        </w:rPr>
      </w:pPr>
      <w:r>
        <w:rPr>
          <w:rFonts w:hint="eastAsia" w:asciiTheme="minorEastAsia" w:hAnsiTheme="minorEastAsia" w:eastAsiaTheme="minorEastAsia"/>
          <w:sz w:val="24"/>
        </w:rPr>
        <w:t>源码</w:t>
      </w:r>
      <w:r>
        <w:rPr>
          <w:rFonts w:asciiTheme="minorEastAsia" w:hAnsiTheme="minorEastAsia" w:eastAsiaTheme="minorEastAsia"/>
          <w:sz w:val="24"/>
        </w:rPr>
        <w:t>依据模块组织到不同</w:t>
      </w:r>
      <w:r>
        <w:rPr>
          <w:rFonts w:hint="eastAsia" w:asciiTheme="minorEastAsia" w:hAnsiTheme="minorEastAsia" w:eastAsiaTheme="minorEastAsia"/>
          <w:sz w:val="24"/>
        </w:rPr>
        <w:t>.h与</w:t>
      </w:r>
      <w:r>
        <w:rPr>
          <w:rFonts w:asciiTheme="minorEastAsia" w:hAnsiTheme="minorEastAsia" w:eastAsiaTheme="minorEastAsia"/>
          <w:sz w:val="24"/>
        </w:rPr>
        <w:t>.c</w:t>
      </w:r>
      <w:r>
        <w:rPr>
          <w:rFonts w:hint="eastAsia" w:asciiTheme="minorEastAsia" w:hAnsiTheme="minorEastAsia" w:eastAsiaTheme="minorEastAsia"/>
          <w:sz w:val="24"/>
        </w:rPr>
        <w:t>文件中</w:t>
      </w:r>
      <w:r>
        <w:rPr>
          <w:rFonts w:asciiTheme="minorEastAsia" w:hAnsiTheme="minorEastAsia" w:eastAsiaTheme="minorEastAsia"/>
          <w:sz w:val="24"/>
        </w:rPr>
        <w:t>，不要将全部程序放到一个源文件</w:t>
      </w:r>
      <w:r>
        <w:rPr>
          <w:rFonts w:hint="eastAsia" w:asciiTheme="minorEastAsia" w:hAnsiTheme="minorEastAsia" w:eastAsiaTheme="minorEastAsia"/>
          <w:sz w:val="24"/>
        </w:rPr>
        <w:t>中。</w:t>
      </w:r>
    </w:p>
    <w:p>
      <w:pPr>
        <w:numPr>
          <w:ilvl w:val="0"/>
          <w:numId w:val="1"/>
        </w:numPr>
        <w:spacing w:line="360" w:lineRule="auto"/>
        <w:rPr>
          <w:rFonts w:asciiTheme="minorEastAsia" w:hAnsiTheme="minorEastAsia" w:eastAsiaTheme="minorEastAsia"/>
          <w:sz w:val="24"/>
        </w:rPr>
      </w:pPr>
      <w:r>
        <w:rPr>
          <w:rFonts w:hint="eastAsia" w:asciiTheme="minorEastAsia" w:hAnsiTheme="minorEastAsia" w:eastAsiaTheme="minorEastAsia"/>
          <w:sz w:val="24"/>
        </w:rPr>
        <w:t>变量尽量基于</w:t>
      </w:r>
      <w:r>
        <w:rPr>
          <w:rFonts w:asciiTheme="minorEastAsia" w:hAnsiTheme="minorEastAsia" w:eastAsiaTheme="minorEastAsia"/>
          <w:sz w:val="24"/>
        </w:rPr>
        <w:t>描述性命名，看其名知其意</w:t>
      </w:r>
      <w:r>
        <w:rPr>
          <w:rFonts w:hint="eastAsia" w:asciiTheme="minorEastAsia" w:hAnsiTheme="minorEastAsia" w:eastAsiaTheme="minorEastAsia"/>
          <w:sz w:val="24"/>
        </w:rPr>
        <w:t>。</w:t>
      </w:r>
    </w:p>
    <w:p>
      <w:pPr>
        <w:numPr>
          <w:ilvl w:val="0"/>
          <w:numId w:val="1"/>
        </w:numPr>
        <w:spacing w:line="360" w:lineRule="auto"/>
        <w:rPr>
          <w:rFonts w:asciiTheme="minorEastAsia" w:hAnsiTheme="minorEastAsia" w:eastAsiaTheme="minorEastAsia"/>
          <w:sz w:val="24"/>
        </w:rPr>
      </w:pPr>
      <w:r>
        <w:rPr>
          <w:rFonts w:hint="eastAsia" w:asciiTheme="minorEastAsia" w:hAnsiTheme="minorEastAsia" w:eastAsiaTheme="minorEastAsia"/>
          <w:sz w:val="24"/>
        </w:rPr>
        <w:t>函数</w:t>
      </w:r>
      <w:r>
        <w:rPr>
          <w:rFonts w:asciiTheme="minorEastAsia" w:hAnsiTheme="minorEastAsia" w:eastAsiaTheme="minorEastAsia"/>
          <w:sz w:val="24"/>
        </w:rPr>
        <w:t>头</w:t>
      </w:r>
      <w:r>
        <w:rPr>
          <w:rFonts w:hint="eastAsia" w:asciiTheme="minorEastAsia" w:hAnsiTheme="minorEastAsia" w:eastAsiaTheme="minorEastAsia"/>
          <w:sz w:val="24"/>
        </w:rPr>
        <w:t>有</w:t>
      </w:r>
      <w:r>
        <w:rPr>
          <w:rFonts w:asciiTheme="minorEastAsia" w:hAnsiTheme="minorEastAsia" w:eastAsiaTheme="minorEastAsia"/>
          <w:sz w:val="24"/>
        </w:rPr>
        <w:t>统一注释，说明功能</w:t>
      </w:r>
      <w:r>
        <w:rPr>
          <w:rFonts w:hint="eastAsia" w:asciiTheme="minorEastAsia" w:hAnsiTheme="minorEastAsia" w:eastAsiaTheme="minorEastAsia"/>
          <w:sz w:val="24"/>
        </w:rPr>
        <w:t>，</w:t>
      </w:r>
      <w:r>
        <w:rPr>
          <w:rFonts w:asciiTheme="minorEastAsia" w:hAnsiTheme="minorEastAsia" w:eastAsiaTheme="minorEastAsia"/>
          <w:sz w:val="24"/>
        </w:rPr>
        <w:t>输入</w:t>
      </w:r>
      <w:r>
        <w:rPr>
          <w:rFonts w:hint="eastAsia" w:asciiTheme="minorEastAsia" w:hAnsiTheme="minorEastAsia" w:eastAsiaTheme="minorEastAsia"/>
          <w:sz w:val="24"/>
        </w:rPr>
        <w:t>输出</w:t>
      </w:r>
      <w:r>
        <w:rPr>
          <w:rFonts w:asciiTheme="minorEastAsia" w:hAnsiTheme="minorEastAsia" w:eastAsiaTheme="minorEastAsia"/>
          <w:sz w:val="24"/>
        </w:rPr>
        <w:t>与条件等</w:t>
      </w:r>
      <w:r>
        <w:rPr>
          <w:rFonts w:hint="eastAsia" w:asciiTheme="minorEastAsia" w:hAnsiTheme="minorEastAsia" w:eastAsiaTheme="minorEastAsia"/>
          <w:sz w:val="24"/>
        </w:rPr>
        <w:t>。</w:t>
      </w:r>
    </w:p>
    <w:p>
      <w:pPr>
        <w:spacing w:line="360" w:lineRule="auto"/>
        <w:ind w:firstLine="544" w:firstLineChars="227"/>
        <w:rPr>
          <w:rFonts w:asciiTheme="minorEastAsia" w:hAnsiTheme="minorEastAsia" w:eastAsiaTheme="minorEastAsia"/>
          <w:sz w:val="24"/>
        </w:rPr>
      </w:pPr>
      <w:r>
        <w:rPr>
          <w:rFonts w:hint="eastAsia" w:asciiTheme="minorEastAsia" w:hAnsiTheme="minorEastAsia" w:eastAsiaTheme="minorEastAsia"/>
          <w:sz w:val="24"/>
        </w:rPr>
        <w:t>⑷ 函数</w:t>
      </w:r>
      <w:r>
        <w:rPr>
          <w:rFonts w:asciiTheme="minorEastAsia" w:hAnsiTheme="minorEastAsia" w:eastAsiaTheme="minorEastAsia"/>
          <w:sz w:val="24"/>
        </w:rPr>
        <w:t>内部</w:t>
      </w:r>
      <w:r>
        <w:rPr>
          <w:rFonts w:hint="eastAsia" w:asciiTheme="minorEastAsia" w:hAnsiTheme="minorEastAsia" w:eastAsiaTheme="minorEastAsia"/>
          <w:sz w:val="24"/>
        </w:rPr>
        <w:t>关键处理</w:t>
      </w:r>
      <w:r>
        <w:rPr>
          <w:rFonts w:asciiTheme="minorEastAsia" w:hAnsiTheme="minorEastAsia" w:eastAsiaTheme="minorEastAsia"/>
          <w:sz w:val="24"/>
        </w:rPr>
        <w:t>步骤处加上注释予以说明</w:t>
      </w:r>
      <w:r>
        <w:rPr>
          <w:rFonts w:hint="eastAsia" w:asciiTheme="minorEastAsia" w:hAnsiTheme="minorEastAsia" w:eastAsiaTheme="minorEastAsia"/>
          <w:sz w:val="24"/>
        </w:rPr>
        <w:t>。</w:t>
      </w:r>
    </w:p>
    <w:p>
      <w:pPr>
        <w:pStyle w:val="3"/>
        <w:spacing w:before="156" w:beforeLines="50" w:after="156" w:afterLines="50" w:line="360" w:lineRule="auto"/>
        <w:rPr>
          <w:rFonts w:ascii="黑体"/>
          <w:sz w:val="28"/>
          <w:szCs w:val="28"/>
        </w:rPr>
      </w:pPr>
      <w:bookmarkStart w:id="37" w:name="_Toc123048748"/>
      <w:r>
        <w:rPr>
          <w:rFonts w:hint="eastAsia" w:ascii="黑体" w:hAnsi="黑体"/>
          <w:sz w:val="28"/>
          <w:szCs w:val="28"/>
        </w:rPr>
        <w:t>3</w:t>
      </w:r>
      <w:r>
        <w:rPr>
          <w:rFonts w:ascii="黑体" w:hAnsi="黑体"/>
          <w:sz w:val="28"/>
          <w:szCs w:val="28"/>
        </w:rPr>
        <w:t xml:space="preserve">.3 </w:t>
      </w:r>
      <w:r>
        <w:rPr>
          <w:rFonts w:hint="eastAsia" w:ascii="黑体" w:hAnsi="黑体"/>
          <w:sz w:val="28"/>
          <w:szCs w:val="28"/>
        </w:rPr>
        <w:t>报告</w:t>
      </w:r>
      <w:r>
        <w:rPr>
          <w:rFonts w:ascii="黑体" w:hAnsi="黑体"/>
          <w:sz w:val="28"/>
          <w:szCs w:val="28"/>
        </w:rPr>
        <w:t>规范</w:t>
      </w:r>
      <w:bookmarkEnd w:id="37"/>
    </w:p>
    <w:p>
      <w:pPr>
        <w:spacing w:line="360" w:lineRule="auto"/>
        <w:ind w:firstLine="480" w:firstLineChars="200"/>
        <w:rPr>
          <w:rFonts w:ascii="宋体"/>
          <w:sz w:val="24"/>
        </w:rPr>
      </w:pPr>
      <w:r>
        <w:rPr>
          <w:rFonts w:hint="eastAsia"/>
          <w:sz w:val="24"/>
        </w:rPr>
        <w:t>按照网安学院课程</w:t>
      </w:r>
      <w:r>
        <w:rPr>
          <w:sz w:val="24"/>
        </w:rPr>
        <w:t>设计报告的要求及本课程设计报告的格式规范与内容要求撰写设计报告，避免</w:t>
      </w:r>
      <w:r>
        <w:rPr>
          <w:rFonts w:hint="eastAsia"/>
          <w:sz w:val="24"/>
        </w:rPr>
        <w:t>出现</w:t>
      </w:r>
      <w:r>
        <w:rPr>
          <w:sz w:val="24"/>
        </w:rPr>
        <w:t>错别字及形式的不规范现象。</w:t>
      </w:r>
      <w:r>
        <w:rPr>
          <w:rFonts w:hint="eastAsia" w:ascii="宋体" w:cs="宋体"/>
          <w:sz w:val="24"/>
        </w:rPr>
        <w:t>报告主要内容应至少涵盖如下方面</w:t>
      </w:r>
      <w:r>
        <w:rPr>
          <w:rFonts w:ascii="宋体" w:cs="宋体"/>
          <w:sz w:val="24"/>
        </w:rPr>
        <w:t>(</w:t>
      </w:r>
      <w:r>
        <w:rPr>
          <w:rFonts w:hint="eastAsia" w:ascii="宋体" w:cs="宋体"/>
          <w:sz w:val="24"/>
        </w:rPr>
        <w:t>以下非报告目录</w:t>
      </w:r>
      <w:r>
        <w:rPr>
          <w:rFonts w:ascii="宋体" w:cs="宋体"/>
          <w:sz w:val="24"/>
        </w:rPr>
        <w:t>)</w:t>
      </w:r>
      <w:r>
        <w:rPr>
          <w:rFonts w:hint="eastAsia" w:ascii="宋体" w:cs="宋体"/>
          <w:sz w:val="24"/>
        </w:rPr>
        <w:t>。</w:t>
      </w:r>
    </w:p>
    <w:p>
      <w:pPr>
        <w:spacing w:line="360" w:lineRule="auto"/>
        <w:rPr>
          <w:rFonts w:ascii="??" w:hAnsi="??" w:cs="宋体"/>
          <w:kern w:val="0"/>
          <w:sz w:val="24"/>
        </w:rPr>
      </w:pPr>
      <w:r>
        <w:rPr>
          <w:rFonts w:hint="eastAsia" w:ascii="??" w:hAnsi="??" w:cs="宋体"/>
          <w:kern w:val="0"/>
          <w:sz w:val="24"/>
        </w:rPr>
        <w:t>一、问题描述</w:t>
      </w:r>
    </w:p>
    <w:p>
      <w:pPr>
        <w:spacing w:line="360" w:lineRule="auto"/>
        <w:rPr>
          <w:rFonts w:ascii="??" w:hAnsi="??" w:cs="??"/>
          <w:kern w:val="0"/>
          <w:sz w:val="24"/>
        </w:rPr>
      </w:pPr>
      <w:r>
        <w:rPr>
          <w:rFonts w:hint="eastAsia" w:ascii="??" w:hAnsi="??" w:cs="宋体"/>
          <w:kern w:val="0"/>
          <w:sz w:val="24"/>
        </w:rPr>
        <w:t>二、需求与技术现状分析</w:t>
      </w:r>
    </w:p>
    <w:p>
      <w:pPr>
        <w:spacing w:line="360" w:lineRule="auto"/>
        <w:rPr>
          <w:rFonts w:ascii="??" w:hAnsi="??" w:cs="??"/>
          <w:kern w:val="0"/>
          <w:sz w:val="24"/>
        </w:rPr>
      </w:pPr>
      <w:r>
        <w:rPr>
          <w:rFonts w:hint="eastAsia" w:ascii="??" w:hAnsi="??" w:cs="宋体"/>
          <w:kern w:val="0"/>
          <w:sz w:val="24"/>
        </w:rPr>
        <w:t>三、程序总体设计</w:t>
      </w:r>
      <w:r>
        <w:rPr>
          <w:rFonts w:ascii="仿宋" w:hAnsi="仿宋" w:eastAsia="仿宋" w:cs="仿宋"/>
          <w:kern w:val="0"/>
          <w:sz w:val="24"/>
        </w:rPr>
        <w:t>(</w:t>
      </w:r>
      <w:r>
        <w:rPr>
          <w:rFonts w:hint="eastAsia" w:ascii="??" w:hAnsi="??" w:cs="宋体"/>
          <w:kern w:val="0"/>
          <w:sz w:val="24"/>
        </w:rPr>
        <w:t>含模块结构图</w:t>
      </w:r>
      <w:r>
        <w:rPr>
          <w:rFonts w:ascii="仿宋" w:hAnsi="仿宋" w:eastAsia="仿宋" w:cs="仿宋"/>
          <w:kern w:val="0"/>
          <w:sz w:val="24"/>
        </w:rPr>
        <w:t>)</w:t>
      </w:r>
    </w:p>
    <w:p>
      <w:pPr>
        <w:spacing w:line="360" w:lineRule="auto"/>
        <w:rPr>
          <w:rFonts w:ascii="??" w:hAnsi="??" w:cs="??"/>
          <w:kern w:val="0"/>
          <w:sz w:val="24"/>
        </w:rPr>
      </w:pPr>
      <w:r>
        <w:rPr>
          <w:rFonts w:hint="eastAsia" w:ascii="??" w:hAnsi="??" w:cs="宋体"/>
          <w:kern w:val="0"/>
          <w:sz w:val="24"/>
        </w:rPr>
        <w:t>四、数据结构和算法详细设计</w:t>
      </w:r>
    </w:p>
    <w:p>
      <w:pPr>
        <w:spacing w:line="360" w:lineRule="auto"/>
        <w:rPr>
          <w:rFonts w:ascii="??" w:hAnsi="??" w:cs="??"/>
          <w:kern w:val="0"/>
          <w:sz w:val="24"/>
        </w:rPr>
      </w:pPr>
      <w:r>
        <w:rPr>
          <w:rFonts w:hint="eastAsia" w:ascii="??" w:hAnsi="??" w:cs="宋体"/>
          <w:kern w:val="0"/>
          <w:sz w:val="24"/>
        </w:rPr>
        <w:t>五、程序</w:t>
      </w:r>
      <w:r>
        <w:rPr>
          <w:rFonts w:ascii="??" w:hAnsi="??" w:cs="宋体"/>
          <w:kern w:val="0"/>
          <w:sz w:val="24"/>
        </w:rPr>
        <w:t>实现</w:t>
      </w:r>
    </w:p>
    <w:p>
      <w:pPr>
        <w:spacing w:line="360" w:lineRule="auto"/>
        <w:ind w:firstLine="475" w:firstLineChars="198"/>
        <w:rPr>
          <w:rFonts w:ascii="??" w:hAnsi="??" w:cs="??"/>
          <w:kern w:val="0"/>
          <w:sz w:val="24"/>
        </w:rPr>
      </w:pPr>
      <w:r>
        <w:rPr>
          <w:rFonts w:ascii="仿宋" w:hAnsi="仿宋" w:eastAsia="仿宋" w:cs="仿宋"/>
          <w:kern w:val="0"/>
          <w:sz w:val="24"/>
        </w:rPr>
        <w:t>(</w:t>
      </w:r>
      <w:r>
        <w:rPr>
          <w:rFonts w:ascii="??" w:hAnsi="??" w:cs="??"/>
          <w:kern w:val="0"/>
          <w:sz w:val="24"/>
        </w:rPr>
        <w:t>C</w:t>
      </w:r>
      <w:r>
        <w:rPr>
          <w:rFonts w:hint="eastAsia" w:ascii="??" w:hAnsi="??" w:cs="宋体"/>
          <w:kern w:val="0"/>
          <w:sz w:val="24"/>
        </w:rPr>
        <w:t>语言程序实现的简要说明，</w:t>
      </w:r>
      <w:r>
        <w:rPr>
          <w:rFonts w:ascii="??" w:hAnsi="??" w:cs="宋体"/>
          <w:kern w:val="0"/>
          <w:sz w:val="24"/>
        </w:rPr>
        <w:t>如</w:t>
      </w:r>
      <w:r>
        <w:rPr>
          <w:rFonts w:hint="eastAsia" w:ascii="??" w:hAnsi="??" w:cs="宋体"/>
          <w:kern w:val="0"/>
          <w:sz w:val="24"/>
        </w:rPr>
        <w:t>开发环境、支持包、函数原型与功能及调用关系；全部源程序以电子版提供，报告中只能作为附录内容之一</w:t>
      </w:r>
      <w:r>
        <w:rPr>
          <w:rFonts w:ascii="仿宋" w:hAnsi="仿宋" w:eastAsia="仿宋" w:cs="仿宋"/>
          <w:kern w:val="0"/>
          <w:sz w:val="24"/>
        </w:rPr>
        <w:t>)</w:t>
      </w:r>
    </w:p>
    <w:p>
      <w:pPr>
        <w:spacing w:line="360" w:lineRule="auto"/>
        <w:rPr>
          <w:rFonts w:ascii="??" w:hAnsi="??" w:cs="??"/>
          <w:kern w:val="0"/>
          <w:sz w:val="24"/>
        </w:rPr>
      </w:pPr>
      <w:r>
        <w:rPr>
          <w:rFonts w:hint="eastAsia" w:ascii="??" w:hAnsi="??" w:cs="宋体"/>
          <w:kern w:val="0"/>
          <w:sz w:val="24"/>
        </w:rPr>
        <w:t>六、程序测试及结果分析</w:t>
      </w:r>
    </w:p>
    <w:p>
      <w:pPr>
        <w:spacing w:line="360" w:lineRule="auto"/>
        <w:rPr>
          <w:rFonts w:ascii="??" w:hAnsi="??" w:cs="??"/>
          <w:kern w:val="0"/>
          <w:sz w:val="24"/>
        </w:rPr>
      </w:pPr>
      <w:r>
        <w:rPr>
          <w:rFonts w:hint="eastAsia" w:ascii="??" w:hAnsi="??" w:cs="宋体"/>
          <w:kern w:val="0"/>
          <w:sz w:val="24"/>
        </w:rPr>
        <w:t>七、复杂度分析</w:t>
      </w:r>
    </w:p>
    <w:p>
      <w:pPr>
        <w:spacing w:line="360" w:lineRule="auto"/>
        <w:rPr>
          <w:rFonts w:ascii="??" w:hAnsi="??" w:cs="宋体"/>
          <w:kern w:val="0"/>
          <w:sz w:val="24"/>
        </w:rPr>
      </w:pPr>
      <w:r>
        <w:rPr>
          <w:rFonts w:hint="eastAsia" w:ascii="??" w:hAnsi="??" w:cs="宋体"/>
          <w:kern w:val="0"/>
          <w:sz w:val="24"/>
        </w:rPr>
        <w:t>八、总结</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 xml:space="preserve"> 通过课程设计了解到的社会信息在安全、发展等思政方面的情况，具体实现过程中对于科学家精神、工匠精神的体会等；</w:t>
      </w:r>
      <w:r>
        <w:rPr>
          <w:rFonts w:ascii="宋体" w:hAnsi="宋体"/>
          <w:sz w:val="24"/>
        </w:rPr>
        <w:t xml:space="preserve"> </w:t>
      </w:r>
    </w:p>
    <w:p>
      <w:pPr>
        <w:spacing w:line="360" w:lineRule="auto"/>
        <w:ind w:firstLine="480" w:firstLineChars="200"/>
        <w:rPr>
          <w:rFonts w:ascii="宋体" w:hAnsi="宋体"/>
          <w:sz w:val="24"/>
        </w:rPr>
      </w:pPr>
      <w:r>
        <w:rPr>
          <w:rFonts w:hint="eastAsia" w:ascii="宋体" w:hAnsi="宋体"/>
          <w:sz w:val="24"/>
        </w:rPr>
        <w:t>(2</w:t>
      </w:r>
      <w:r>
        <w:rPr>
          <w:rFonts w:ascii="宋体" w:hAnsi="宋体"/>
          <w:sz w:val="24"/>
        </w:rPr>
        <w:t>)</w:t>
      </w:r>
      <w:r>
        <w:rPr>
          <w:rFonts w:hint="eastAsia" w:ascii="宋体" w:hAnsi="宋体"/>
          <w:sz w:val="24"/>
        </w:rPr>
        <w:t>在整体设计和实现技术上的收获、体会，以及经验教训；</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在思维模式上的收获和体会，例如：科学思维</w:t>
      </w:r>
      <w:r>
        <w:rPr>
          <w:rFonts w:ascii="宋体" w:hAnsi="宋体"/>
          <w:sz w:val="24"/>
        </w:rPr>
        <w:t>-&gt;</w:t>
      </w:r>
      <w:r>
        <w:rPr>
          <w:rFonts w:hint="eastAsia" w:ascii="宋体" w:hAnsi="宋体"/>
          <w:sz w:val="24"/>
        </w:rPr>
        <w:t>工程思维，求解思维</w:t>
      </w:r>
      <w:r>
        <w:rPr>
          <w:rFonts w:ascii="宋体" w:hAnsi="宋体"/>
          <w:sz w:val="24"/>
        </w:rPr>
        <w:t>-&gt;</w:t>
      </w:r>
      <w:r>
        <w:rPr>
          <w:rFonts w:hint="eastAsia" w:ascii="宋体" w:hAnsi="宋体"/>
          <w:sz w:val="24"/>
        </w:rPr>
        <w:t>设计思维，单一思维</w:t>
      </w:r>
      <w:r>
        <w:rPr>
          <w:rFonts w:ascii="宋体" w:hAnsi="宋体"/>
          <w:sz w:val="24"/>
        </w:rPr>
        <w:t>-&gt;</w:t>
      </w:r>
      <w:r>
        <w:rPr>
          <w:rFonts w:hint="eastAsia" w:ascii="宋体" w:hAnsi="宋体"/>
          <w:sz w:val="24"/>
        </w:rPr>
        <w:t>综合思维，学习思维</w:t>
      </w:r>
      <w:r>
        <w:rPr>
          <w:rFonts w:ascii="宋体" w:hAnsi="宋体"/>
          <w:sz w:val="24"/>
        </w:rPr>
        <w:t>-&gt;</w:t>
      </w:r>
      <w:r>
        <w:rPr>
          <w:rFonts w:hint="eastAsia" w:ascii="宋体" w:hAnsi="宋体"/>
          <w:sz w:val="24"/>
        </w:rPr>
        <w:t>创造思维等；</w:t>
      </w:r>
    </w:p>
    <w:p>
      <w:pPr>
        <w:spacing w:line="360" w:lineRule="auto"/>
        <w:rPr>
          <w:rFonts w:ascii="??" w:hAnsi="??" w:cs="宋体"/>
          <w:kern w:val="0"/>
          <w:sz w:val="24"/>
        </w:rPr>
      </w:pPr>
      <w:r>
        <w:rPr>
          <w:rFonts w:hint="eastAsia" w:ascii="??" w:hAnsi="??" w:cs="宋体"/>
          <w:kern w:val="0"/>
          <w:sz w:val="24"/>
        </w:rPr>
        <w:t>附录一</w:t>
      </w:r>
      <w:r>
        <w:rPr>
          <w:rFonts w:ascii="??" w:hAnsi="??" w:cs="宋体"/>
          <w:kern w:val="0"/>
          <w:sz w:val="24"/>
        </w:rPr>
        <w:t>：</w:t>
      </w:r>
      <w:r>
        <w:rPr>
          <w:rFonts w:hint="eastAsia" w:ascii="??" w:hAnsi="??" w:cs="宋体"/>
          <w:kern w:val="0"/>
          <w:sz w:val="24"/>
        </w:rPr>
        <w:t>主要参考文献</w:t>
      </w:r>
    </w:p>
    <w:p>
      <w:pPr>
        <w:spacing w:line="360" w:lineRule="auto"/>
        <w:rPr>
          <w:rFonts w:ascii="??" w:hAnsi="??" w:cs="宋体"/>
          <w:kern w:val="0"/>
          <w:sz w:val="24"/>
        </w:rPr>
      </w:pPr>
      <w:r>
        <w:rPr>
          <w:rFonts w:hint="eastAsia" w:ascii="??" w:hAnsi="??" w:cs="宋体"/>
          <w:kern w:val="0"/>
          <w:sz w:val="24"/>
        </w:rPr>
        <w:t>附录二</w:t>
      </w:r>
      <w:r>
        <w:rPr>
          <w:rFonts w:ascii="??" w:hAnsi="??" w:cs="宋体"/>
          <w:kern w:val="0"/>
          <w:sz w:val="24"/>
        </w:rPr>
        <w:t>：</w:t>
      </w:r>
      <w:r>
        <w:rPr>
          <w:rFonts w:hint="eastAsia" w:ascii="??" w:hAnsi="??" w:cs="宋体"/>
          <w:kern w:val="0"/>
          <w:sz w:val="24"/>
        </w:rPr>
        <w:t>主要</w:t>
      </w:r>
      <w:r>
        <w:rPr>
          <w:rFonts w:ascii="??" w:hAnsi="??" w:cs="宋体"/>
          <w:kern w:val="0"/>
          <w:sz w:val="24"/>
        </w:rPr>
        <w:t>源程序</w:t>
      </w:r>
      <w:r>
        <w:rPr>
          <w:rFonts w:hint="eastAsia" w:ascii="??" w:hAnsi="??" w:cs="宋体"/>
          <w:kern w:val="0"/>
          <w:sz w:val="24"/>
        </w:rPr>
        <w:t>片段</w:t>
      </w:r>
    </w:p>
    <w:p>
      <w:pPr>
        <w:spacing w:line="360" w:lineRule="auto"/>
        <w:rPr>
          <w:sz w:val="24"/>
        </w:rPr>
      </w:pPr>
      <w:r>
        <w:rPr>
          <w:rFonts w:hint="eastAsia" w:ascii="??" w:hAnsi="??" w:cs="宋体"/>
          <w:kern w:val="0"/>
          <w:sz w:val="24"/>
        </w:rPr>
        <w:t>（限10页内，有特色功能、关键算法、数据结构定义部分）</w:t>
      </w:r>
    </w:p>
    <w:p>
      <w:pPr>
        <w:spacing w:line="360" w:lineRule="auto"/>
        <w:rPr>
          <w:rFonts w:ascii="宋体" w:hAnsi="宋体"/>
          <w:sz w:val="24"/>
        </w:rPr>
      </w:pPr>
      <w:r>
        <w:rPr>
          <w:rFonts w:hint="eastAsia" w:ascii="??" w:hAnsi="??" w:cs="宋体"/>
          <w:kern w:val="0"/>
          <w:sz w:val="24"/>
        </w:rPr>
        <w:t>附录三</w:t>
      </w:r>
      <w:r>
        <w:rPr>
          <w:rFonts w:ascii="??" w:hAnsi="??" w:cs="宋体"/>
          <w:kern w:val="0"/>
          <w:sz w:val="24"/>
        </w:rPr>
        <w:t>：</w:t>
      </w:r>
      <w:r>
        <w:rPr>
          <w:rFonts w:hint="eastAsia" w:ascii="??" w:hAnsi="??" w:cs="宋体"/>
          <w:kern w:val="0"/>
          <w:sz w:val="24"/>
        </w:rPr>
        <w:t>程序使用说明</w:t>
      </w:r>
    </w:p>
    <w:p>
      <w:pPr>
        <w:pStyle w:val="3"/>
        <w:spacing w:before="156" w:beforeLines="50" w:after="156" w:afterLines="50" w:line="360" w:lineRule="auto"/>
        <w:rPr>
          <w:rFonts w:ascii="黑体" w:hAnsi="黑体"/>
          <w:sz w:val="28"/>
          <w:szCs w:val="28"/>
        </w:rPr>
      </w:pPr>
      <w:bookmarkStart w:id="38" w:name="_Toc123048749"/>
      <w:r>
        <w:rPr>
          <w:rFonts w:hint="eastAsia" w:ascii="黑体" w:hAnsi="黑体"/>
          <w:sz w:val="28"/>
          <w:szCs w:val="28"/>
        </w:rPr>
        <w:t>3</w:t>
      </w:r>
      <w:r>
        <w:rPr>
          <w:rFonts w:ascii="黑体" w:hAnsi="黑体"/>
          <w:sz w:val="28"/>
          <w:szCs w:val="28"/>
        </w:rPr>
        <w:t>.4</w:t>
      </w:r>
      <w:r>
        <w:rPr>
          <w:rFonts w:hint="eastAsia" w:ascii="黑体" w:hAnsi="黑体"/>
          <w:sz w:val="28"/>
          <w:szCs w:val="28"/>
        </w:rPr>
        <w:t>课堂与</w:t>
      </w:r>
      <w:r>
        <w:rPr>
          <w:rFonts w:ascii="黑体" w:hAnsi="黑体"/>
          <w:sz w:val="28"/>
          <w:szCs w:val="28"/>
        </w:rPr>
        <w:t>考勤要求</w:t>
      </w:r>
      <w:bookmarkEnd w:id="38"/>
    </w:p>
    <w:p>
      <w:pPr>
        <w:spacing w:line="360" w:lineRule="auto"/>
        <w:ind w:firstLine="480" w:firstLineChars="200"/>
        <w:rPr>
          <w:sz w:val="24"/>
        </w:rPr>
      </w:pPr>
      <w:r>
        <w:rPr>
          <w:rFonts w:hint="eastAsia"/>
          <w:sz w:val="24"/>
        </w:rPr>
        <w:t>要求按时到实验室</w:t>
      </w:r>
      <w:r>
        <w:rPr>
          <w:sz w:val="24"/>
        </w:rPr>
        <w:t>完成</w:t>
      </w:r>
      <w:r>
        <w:rPr>
          <w:rFonts w:hint="eastAsia"/>
          <w:sz w:val="24"/>
        </w:rPr>
        <w:t>程序设计综合课程设计</w:t>
      </w:r>
      <w:r>
        <w:rPr>
          <w:sz w:val="24"/>
        </w:rPr>
        <w:t>，根据完成与验收情况由</w:t>
      </w:r>
      <w:r>
        <w:rPr>
          <w:rFonts w:hint="eastAsia"/>
          <w:sz w:val="24"/>
        </w:rPr>
        <w:t>指导</w:t>
      </w:r>
      <w:r>
        <w:rPr>
          <w:sz w:val="24"/>
        </w:rPr>
        <w:t>老师批准方可在其它场所查阅资料，撰写报告</w:t>
      </w:r>
      <w:r>
        <w:rPr>
          <w:rFonts w:hint="eastAsia"/>
          <w:sz w:val="24"/>
        </w:rPr>
        <w:t>。课程</w:t>
      </w:r>
      <w:r>
        <w:rPr>
          <w:sz w:val="24"/>
        </w:rPr>
        <w:t>设计</w:t>
      </w:r>
      <w:r>
        <w:rPr>
          <w:rFonts w:hint="eastAsia"/>
          <w:sz w:val="24"/>
        </w:rPr>
        <w:t>课</w:t>
      </w:r>
      <w:r>
        <w:rPr>
          <w:sz w:val="24"/>
        </w:rPr>
        <w:t>坚持记录考勤。</w:t>
      </w:r>
    </w:p>
    <w:p>
      <w:pPr>
        <w:pStyle w:val="3"/>
        <w:spacing w:before="156" w:beforeLines="50" w:after="156" w:afterLines="50" w:line="360" w:lineRule="auto"/>
        <w:rPr>
          <w:rFonts w:ascii="黑体" w:hAnsi="黑体"/>
          <w:sz w:val="28"/>
          <w:szCs w:val="28"/>
        </w:rPr>
      </w:pPr>
      <w:bookmarkStart w:id="39" w:name="_Toc123048750"/>
      <w:r>
        <w:rPr>
          <w:rFonts w:hint="eastAsia" w:ascii="黑体" w:hAnsi="黑体"/>
          <w:sz w:val="28"/>
          <w:szCs w:val="28"/>
        </w:rPr>
        <w:t>3</w:t>
      </w:r>
      <w:r>
        <w:rPr>
          <w:rFonts w:ascii="黑体" w:hAnsi="黑体"/>
          <w:sz w:val="28"/>
          <w:szCs w:val="28"/>
        </w:rPr>
        <w:t>.5</w:t>
      </w:r>
      <w:r>
        <w:rPr>
          <w:rFonts w:hint="eastAsia" w:ascii="黑体" w:hAnsi="黑体"/>
          <w:sz w:val="28"/>
          <w:szCs w:val="28"/>
        </w:rPr>
        <w:t>检查</w:t>
      </w:r>
      <w:r>
        <w:rPr>
          <w:rFonts w:ascii="黑体" w:hAnsi="黑体"/>
          <w:sz w:val="28"/>
          <w:szCs w:val="28"/>
        </w:rPr>
        <w:t>与验收</w:t>
      </w:r>
      <w:bookmarkEnd w:id="39"/>
    </w:p>
    <w:p>
      <w:pPr>
        <w:spacing w:line="360" w:lineRule="auto"/>
        <w:ind w:firstLine="480" w:firstLineChars="200"/>
        <w:rPr>
          <w:sz w:val="24"/>
        </w:rPr>
      </w:pPr>
      <w:r>
        <w:rPr>
          <w:rFonts w:hint="eastAsia"/>
          <w:sz w:val="24"/>
        </w:rPr>
        <w:t>在设计课内/线上</w:t>
      </w:r>
      <w:r>
        <w:rPr>
          <w:sz w:val="24"/>
        </w:rPr>
        <w:t>，全体同学需给指导老师</w:t>
      </w:r>
      <w:r>
        <w:rPr>
          <w:rFonts w:hint="eastAsia"/>
          <w:sz w:val="24"/>
        </w:rPr>
        <w:t>或助教</w:t>
      </w:r>
      <w:r>
        <w:rPr>
          <w:sz w:val="24"/>
        </w:rPr>
        <w:t>演示程序</w:t>
      </w:r>
      <w:r>
        <w:rPr>
          <w:rFonts w:hint="eastAsia"/>
          <w:sz w:val="24"/>
        </w:rPr>
        <w:t>、</w:t>
      </w:r>
      <w:r>
        <w:rPr>
          <w:sz w:val="24"/>
        </w:rPr>
        <w:t>解释程序</w:t>
      </w:r>
      <w:r>
        <w:rPr>
          <w:rFonts w:hint="eastAsia"/>
          <w:sz w:val="24"/>
        </w:rPr>
        <w:t>、</w:t>
      </w:r>
      <w:r>
        <w:rPr>
          <w:sz w:val="24"/>
        </w:rPr>
        <w:t>回答老师</w:t>
      </w:r>
      <w:r>
        <w:rPr>
          <w:rFonts w:hint="eastAsia"/>
          <w:sz w:val="24"/>
        </w:rPr>
        <w:t>提问、</w:t>
      </w:r>
      <w:r>
        <w:rPr>
          <w:sz w:val="24"/>
        </w:rPr>
        <w:t>验收或报告完成情况。</w:t>
      </w:r>
    </w:p>
    <w:p/>
    <w:p/>
    <w:p>
      <w:r>
        <w:br w:type="page"/>
      </w:r>
    </w:p>
    <w:p>
      <w:pPr>
        <w:pStyle w:val="2"/>
        <w:spacing w:before="156" w:beforeLines="50" w:after="156" w:afterLines="50"/>
        <w:rPr>
          <w:rFonts w:ascii="黑体" w:hAnsi="黑体" w:eastAsia="黑体"/>
          <w:sz w:val="36"/>
          <w:szCs w:val="36"/>
        </w:rPr>
      </w:pPr>
      <w:bookmarkStart w:id="40" w:name="_Toc441163497"/>
      <w:bookmarkStart w:id="41" w:name="_Toc123048751"/>
      <w:r>
        <w:rPr>
          <w:rFonts w:hint="eastAsia" w:ascii="黑体" w:hAnsi="黑体" w:eastAsia="黑体"/>
          <w:sz w:val="36"/>
          <w:szCs w:val="36"/>
        </w:rPr>
        <w:t>指导参考书</w:t>
      </w:r>
      <w:bookmarkEnd w:id="34"/>
      <w:bookmarkEnd w:id="40"/>
      <w:r>
        <w:rPr>
          <w:rFonts w:hint="eastAsia" w:ascii="黑体" w:hAnsi="黑体" w:eastAsia="黑体"/>
          <w:sz w:val="36"/>
          <w:szCs w:val="36"/>
        </w:rPr>
        <w:t>目录</w:t>
      </w:r>
      <w:bookmarkEnd w:id="41"/>
    </w:p>
    <w:p>
      <w:pPr>
        <w:spacing w:line="360" w:lineRule="auto"/>
        <w:rPr>
          <w:bCs/>
          <w:sz w:val="24"/>
        </w:rPr>
      </w:pPr>
      <w:r>
        <w:rPr>
          <w:bCs/>
          <w:sz w:val="24"/>
        </w:rPr>
        <w:t xml:space="preserve">[1] </w:t>
      </w:r>
      <w:r>
        <w:rPr>
          <w:rFonts w:hint="eastAsia"/>
          <w:bCs/>
          <w:sz w:val="24"/>
        </w:rPr>
        <w:t>曹计昌，卢萍，李开. C语言与程序设计. 电子工业出版社，201</w:t>
      </w:r>
      <w:r>
        <w:rPr>
          <w:bCs/>
          <w:sz w:val="24"/>
        </w:rPr>
        <w:t>3</w:t>
      </w:r>
    </w:p>
    <w:p>
      <w:pPr>
        <w:spacing w:line="360" w:lineRule="auto"/>
        <w:rPr>
          <w:bCs/>
          <w:sz w:val="24"/>
        </w:rPr>
      </w:pPr>
      <w:r>
        <w:rPr>
          <w:bCs/>
          <w:sz w:val="24"/>
        </w:rPr>
        <w:t>[2]</w:t>
      </w:r>
      <w:r>
        <w:rPr>
          <w:rFonts w:hint="eastAsia"/>
          <w:bCs/>
          <w:sz w:val="24"/>
        </w:rPr>
        <w:t>严蔚敏等</w:t>
      </w:r>
      <w:r>
        <w:rPr>
          <w:bCs/>
          <w:sz w:val="24"/>
        </w:rPr>
        <w:t>.</w:t>
      </w:r>
      <w:r>
        <w:rPr>
          <w:rFonts w:hint="eastAsia"/>
          <w:bCs/>
          <w:sz w:val="24"/>
        </w:rPr>
        <w:t>数据结构（</w:t>
      </w:r>
      <w:r>
        <w:rPr>
          <w:bCs/>
          <w:sz w:val="24"/>
        </w:rPr>
        <w:t>C</w:t>
      </w:r>
      <w:r>
        <w:rPr>
          <w:rFonts w:hint="eastAsia"/>
          <w:bCs/>
          <w:sz w:val="24"/>
        </w:rPr>
        <w:t>语言版）</w:t>
      </w:r>
      <w:r>
        <w:rPr>
          <w:bCs/>
          <w:sz w:val="24"/>
        </w:rPr>
        <w:t>.</w:t>
      </w:r>
      <w:r>
        <w:rPr>
          <w:rFonts w:hint="eastAsia"/>
          <w:bCs/>
          <w:sz w:val="24"/>
        </w:rPr>
        <w:t xml:space="preserve"> 清华大学出版社，</w:t>
      </w:r>
    </w:p>
    <w:p>
      <w:pPr>
        <w:spacing w:line="360" w:lineRule="auto"/>
        <w:rPr>
          <w:bCs/>
          <w:sz w:val="24"/>
        </w:rPr>
      </w:pPr>
      <w:r>
        <w:rPr>
          <w:bCs/>
          <w:sz w:val="24"/>
        </w:rPr>
        <w:t>[</w:t>
      </w:r>
      <w:r>
        <w:rPr>
          <w:rFonts w:hint="eastAsia"/>
          <w:bCs/>
          <w:sz w:val="24"/>
        </w:rPr>
        <w:t>3</w:t>
      </w:r>
      <w:r>
        <w:rPr>
          <w:bCs/>
          <w:sz w:val="24"/>
        </w:rPr>
        <w:t xml:space="preserve">] </w:t>
      </w:r>
      <w:r>
        <w:fldChar w:fldCharType="begin"/>
      </w:r>
      <w:r>
        <w:instrText xml:space="preserve"> HYPERLINK "http://www.calvin.edu/~nyhl/index.html" </w:instrText>
      </w:r>
      <w:r>
        <w:fldChar w:fldCharType="separate"/>
      </w:r>
      <w:r>
        <w:rPr>
          <w:bCs/>
          <w:sz w:val="24"/>
        </w:rPr>
        <w:t>Larry Nyhoff</w:t>
      </w:r>
      <w:r>
        <w:rPr>
          <w:bCs/>
          <w:sz w:val="24"/>
        </w:rPr>
        <w:fldChar w:fldCharType="end"/>
      </w:r>
      <w:r>
        <w:rPr>
          <w:bCs/>
          <w:sz w:val="24"/>
        </w:rPr>
        <w:t xml:space="preserve">. </w:t>
      </w:r>
      <w:r>
        <w:fldChar w:fldCharType="begin"/>
      </w:r>
      <w:r>
        <w:instrText xml:space="preserve"> HYPERLINK "http://vig.prenhall.com/catalog/academic/product/0,1144,0131409093,00.html" </w:instrText>
      </w:r>
      <w:r>
        <w:fldChar w:fldCharType="separate"/>
      </w:r>
      <w:r>
        <w:rPr>
          <w:bCs/>
          <w:sz w:val="24"/>
        </w:rPr>
        <w:t>ADTs, Data Structures, and Problem Solving with C++.  </w:t>
      </w:r>
      <w:r>
        <w:rPr>
          <w:bCs/>
          <w:sz w:val="24"/>
        </w:rPr>
        <w:fldChar w:fldCharType="end"/>
      </w:r>
      <w:r>
        <w:rPr>
          <w:bCs/>
          <w:sz w:val="24"/>
        </w:rPr>
        <w:t>Second Edition,</w:t>
      </w:r>
      <w:r>
        <w:rPr>
          <w:rFonts w:hint="eastAsia"/>
          <w:bCs/>
          <w:sz w:val="24"/>
        </w:rPr>
        <w:t xml:space="preserve"> </w:t>
      </w:r>
      <w:r>
        <w:fldChar w:fldCharType="begin"/>
      </w:r>
      <w:r>
        <w:instrText xml:space="preserve"> HYPERLINK "http://cs.calvin.edu/" </w:instrText>
      </w:r>
      <w:r>
        <w:fldChar w:fldCharType="separate"/>
      </w:r>
      <w:r>
        <w:rPr>
          <w:bCs/>
          <w:sz w:val="24"/>
        </w:rPr>
        <w:t>Calvin College</w:t>
      </w:r>
      <w:r>
        <w:rPr>
          <w:bCs/>
          <w:sz w:val="24"/>
        </w:rPr>
        <w:fldChar w:fldCharType="end"/>
      </w:r>
      <w:r>
        <w:rPr>
          <w:bCs/>
          <w:sz w:val="24"/>
        </w:rPr>
        <w:t>,</w:t>
      </w:r>
      <w:r>
        <w:rPr>
          <w:rFonts w:hint="eastAsia"/>
          <w:bCs/>
          <w:sz w:val="24"/>
        </w:rPr>
        <w:t xml:space="preserve"> </w:t>
      </w:r>
      <w:r>
        <w:rPr>
          <w:bCs/>
          <w:sz w:val="24"/>
        </w:rPr>
        <w:t>2005</w:t>
      </w:r>
    </w:p>
    <w:p>
      <w:pPr>
        <w:spacing w:line="360" w:lineRule="auto"/>
        <w:rPr>
          <w:bCs/>
          <w:sz w:val="24"/>
        </w:rPr>
      </w:pPr>
      <w:r>
        <w:rPr>
          <w:bCs/>
          <w:sz w:val="24"/>
        </w:rPr>
        <w:t>[</w:t>
      </w:r>
      <w:r>
        <w:rPr>
          <w:rFonts w:hint="eastAsia"/>
          <w:bCs/>
          <w:sz w:val="24"/>
        </w:rPr>
        <w:t>4</w:t>
      </w:r>
      <w:r>
        <w:rPr>
          <w:bCs/>
          <w:sz w:val="24"/>
        </w:rPr>
        <w:t xml:space="preserve">]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w:t>
      </w:r>
      <w:r>
        <w:rPr>
          <w:rFonts w:hint="eastAsia"/>
          <w:bCs/>
          <w:sz w:val="24"/>
        </w:rPr>
        <w:t xml:space="preserve"> </w:t>
      </w:r>
      <w:r>
        <w:rPr>
          <w:bCs/>
          <w:sz w:val="24"/>
        </w:rPr>
        <w:t>2014:192</w:t>
      </w:r>
      <w:r>
        <w:rPr>
          <w:rFonts w:hint="eastAsia"/>
          <w:bCs/>
          <w:sz w:val="24"/>
        </w:rPr>
        <w:t>～</w:t>
      </w:r>
      <w:r>
        <w:rPr>
          <w:bCs/>
          <w:sz w:val="24"/>
        </w:rPr>
        <w:t>197</w:t>
      </w:r>
    </w:p>
    <w:p>
      <w:pPr>
        <w:rPr>
          <w:rFonts w:ascii="黑体" w:hAnsi="黑体" w:eastAsia="黑体"/>
          <w:b/>
          <w:bCs/>
          <w:kern w:val="44"/>
          <w:sz w:val="36"/>
          <w:szCs w:val="36"/>
        </w:rPr>
      </w:pPr>
      <w:r>
        <w:rPr>
          <w:bCs/>
          <w:sz w:val="24"/>
        </w:rPr>
        <w:t>[</w:t>
      </w:r>
      <w:r>
        <w:rPr>
          <w:rFonts w:hint="eastAsia"/>
          <w:bCs/>
          <w:sz w:val="24"/>
        </w:rPr>
        <w:t>5</w:t>
      </w:r>
      <w:r>
        <w:rPr>
          <w:bCs/>
          <w:sz w:val="24"/>
        </w:rPr>
        <w:t xml:space="preserve">]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w:t>
      </w:r>
      <w:r>
        <w:rPr>
          <w:rFonts w:hint="eastAsia"/>
          <w:bCs/>
          <w:sz w:val="24"/>
        </w:rPr>
        <w:t xml:space="preserve"> 清华大学出版社</w:t>
      </w:r>
      <w:r>
        <w:rPr>
          <w:rFonts w:ascii="黑体" w:hAnsi="黑体" w:eastAsia="黑体"/>
          <w:sz w:val="36"/>
          <w:szCs w:val="36"/>
        </w:rPr>
        <w:br w:type="page"/>
      </w:r>
    </w:p>
    <w:p>
      <w:pPr>
        <w:pStyle w:val="2"/>
        <w:spacing w:before="156" w:beforeLines="50" w:after="156" w:afterLines="50" w:line="240" w:lineRule="auto"/>
        <w:jc w:val="center"/>
        <w:rPr>
          <w:rFonts w:hAnsi="黑体" w:eastAsia="黑体"/>
          <w:sz w:val="36"/>
          <w:szCs w:val="36"/>
        </w:rPr>
      </w:pPr>
      <w:bookmarkStart w:id="42" w:name="_Toc426875440"/>
      <w:bookmarkStart w:id="43" w:name="_Toc441163498"/>
      <w:bookmarkStart w:id="44" w:name="_Toc123048752"/>
      <w:r>
        <w:rPr>
          <w:rFonts w:hint="eastAsia" w:hAnsi="黑体" w:eastAsia="黑体"/>
          <w:sz w:val="36"/>
          <w:szCs w:val="36"/>
        </w:rPr>
        <w:t>附录</w:t>
      </w:r>
      <w:r>
        <w:rPr>
          <w:rFonts w:hAnsi="黑体" w:eastAsia="黑体"/>
          <w:sz w:val="36"/>
          <w:szCs w:val="36"/>
        </w:rPr>
        <w:t>A</w:t>
      </w:r>
      <w:bookmarkEnd w:id="42"/>
      <w:bookmarkEnd w:id="43"/>
      <w:r>
        <w:rPr>
          <w:rFonts w:hint="eastAsia" w:hAnsi="黑体" w:eastAsia="黑体"/>
          <w:sz w:val="36"/>
          <w:szCs w:val="36"/>
        </w:rPr>
        <w:t>评价指标</w:t>
      </w:r>
      <w:bookmarkEnd w:id="44"/>
    </w:p>
    <w:p/>
    <w:tbl>
      <w:tblPr>
        <w:tblStyle w:val="22"/>
        <w:tblW w:w="107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493"/>
        <w:gridCol w:w="707"/>
        <w:gridCol w:w="7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231" w:type="dxa"/>
          </w:tcPr>
          <w:p>
            <w:pPr>
              <w:spacing w:before="156" w:beforeLines="50"/>
              <w:jc w:val="center"/>
              <w:rPr>
                <w:b/>
                <w:szCs w:val="21"/>
              </w:rPr>
            </w:pPr>
            <w:r>
              <w:rPr>
                <w:rFonts w:hint="eastAsia"/>
                <w:b/>
                <w:szCs w:val="21"/>
              </w:rPr>
              <w:t>评价指标</w:t>
            </w:r>
          </w:p>
        </w:tc>
        <w:tc>
          <w:tcPr>
            <w:tcW w:w="1493" w:type="dxa"/>
          </w:tcPr>
          <w:p>
            <w:pPr>
              <w:spacing w:before="156" w:beforeLines="50"/>
              <w:jc w:val="center"/>
              <w:rPr>
                <w:b/>
                <w:szCs w:val="21"/>
              </w:rPr>
            </w:pPr>
            <w:r>
              <w:rPr>
                <w:rFonts w:hint="eastAsia"/>
                <w:b/>
                <w:szCs w:val="21"/>
              </w:rPr>
              <w:t>细化</w:t>
            </w:r>
          </w:p>
        </w:tc>
        <w:tc>
          <w:tcPr>
            <w:tcW w:w="707" w:type="dxa"/>
          </w:tcPr>
          <w:p>
            <w:pPr>
              <w:spacing w:before="156" w:beforeLines="50"/>
              <w:jc w:val="center"/>
              <w:rPr>
                <w:b/>
                <w:szCs w:val="21"/>
              </w:rPr>
            </w:pPr>
            <w:r>
              <w:rPr>
                <w:rFonts w:hint="eastAsia"/>
                <w:b/>
                <w:szCs w:val="21"/>
              </w:rPr>
              <w:t>满分</w:t>
            </w:r>
          </w:p>
        </w:tc>
        <w:tc>
          <w:tcPr>
            <w:tcW w:w="7337" w:type="dxa"/>
          </w:tcPr>
          <w:p>
            <w:pPr>
              <w:spacing w:before="156" w:beforeLines="50"/>
              <w:jc w:val="center"/>
              <w:rPr>
                <w:b/>
                <w:szCs w:val="21"/>
              </w:rPr>
            </w:pPr>
            <w:r>
              <w:rPr>
                <w:rFonts w:hint="eastAsia"/>
                <w:b/>
                <w:szCs w:val="21"/>
              </w:rPr>
              <w:t>评价标准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1231" w:type="dxa"/>
            <w:vMerge w:val="restart"/>
          </w:tcPr>
          <w:p>
            <w:pPr>
              <w:spacing w:before="156" w:beforeLines="50"/>
              <w:jc w:val="center"/>
              <w:rPr>
                <w:szCs w:val="21"/>
              </w:rPr>
            </w:pPr>
            <w:r>
              <w:rPr>
                <w:rFonts w:hint="eastAsia"/>
                <w:szCs w:val="21"/>
              </w:rPr>
              <w:t>程序设计实现</w:t>
            </w:r>
          </w:p>
          <w:p>
            <w:pPr>
              <w:spacing w:before="156" w:beforeLines="50"/>
              <w:jc w:val="center"/>
              <w:rPr>
                <w:szCs w:val="21"/>
              </w:rPr>
            </w:pPr>
            <w:r>
              <w:rPr>
                <w:rFonts w:hint="eastAsia"/>
                <w:szCs w:val="21"/>
              </w:rPr>
              <w:t>（70%）</w:t>
            </w:r>
          </w:p>
        </w:tc>
        <w:tc>
          <w:tcPr>
            <w:tcW w:w="1493" w:type="dxa"/>
          </w:tcPr>
          <w:p>
            <w:pPr>
              <w:spacing w:before="156" w:beforeLines="50"/>
              <w:jc w:val="center"/>
              <w:rPr>
                <w:szCs w:val="21"/>
              </w:rPr>
            </w:pPr>
            <w:r>
              <w:rPr>
                <w:rFonts w:hint="eastAsia"/>
                <w:szCs w:val="21"/>
              </w:rPr>
              <w:t>功能实现(5</w:t>
            </w:r>
            <w:r>
              <w:rPr>
                <w:szCs w:val="21"/>
              </w:rPr>
              <w:t>0%)</w:t>
            </w:r>
          </w:p>
        </w:tc>
        <w:tc>
          <w:tcPr>
            <w:tcW w:w="707" w:type="dxa"/>
          </w:tcPr>
          <w:p>
            <w:pPr>
              <w:spacing w:before="156" w:beforeLines="50"/>
              <w:jc w:val="center"/>
              <w:rPr>
                <w:szCs w:val="21"/>
              </w:rPr>
            </w:pPr>
            <w:r>
              <w:rPr>
                <w:szCs w:val="21"/>
              </w:rPr>
              <w:t>100</w:t>
            </w:r>
          </w:p>
        </w:tc>
        <w:tc>
          <w:tcPr>
            <w:tcW w:w="7337" w:type="dxa"/>
          </w:tcPr>
          <w:p>
            <w:pPr>
              <w:spacing w:before="156" w:beforeLines="50"/>
              <w:ind w:left="1365" w:hanging="1365" w:hangingChars="650"/>
              <w:rPr>
                <w:szCs w:val="21"/>
              </w:rPr>
            </w:pPr>
            <w:r>
              <w:rPr>
                <w:rFonts w:hint="eastAsia"/>
                <w:szCs w:val="21"/>
              </w:rPr>
              <w:t xml:space="preserve">成绩 </w:t>
            </w:r>
            <w:r>
              <w:rPr>
                <w:szCs w:val="21"/>
              </w:rPr>
              <w:t>=</w:t>
            </w:r>
            <w:r>
              <w:rPr>
                <w:rFonts w:hint="eastAsia"/>
                <w:szCs w:val="21"/>
              </w:rPr>
              <w:t>2.3主要功能要求(70分</w:t>
            </w:r>
            <w:r>
              <w:rPr>
                <w:szCs w:val="21"/>
              </w:rPr>
              <w:t>)</w:t>
            </w:r>
            <w:r>
              <w:rPr>
                <w:rFonts w:hint="eastAsia"/>
                <w:szCs w:val="21"/>
              </w:rPr>
              <w:t>、2.4扩展功能(20分)，以上内容完成后，可以继续做通关升级后的2.5内容(10分</w:t>
            </w:r>
            <w:r>
              <w:rPr>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231" w:type="dxa"/>
            <w:vMerge w:val="continue"/>
          </w:tcPr>
          <w:p>
            <w:pPr>
              <w:spacing w:before="156" w:beforeLines="50"/>
              <w:jc w:val="center"/>
              <w:rPr>
                <w:szCs w:val="21"/>
              </w:rPr>
            </w:pPr>
          </w:p>
        </w:tc>
        <w:tc>
          <w:tcPr>
            <w:tcW w:w="1493" w:type="dxa"/>
          </w:tcPr>
          <w:p>
            <w:pPr>
              <w:spacing w:before="156" w:beforeLines="50"/>
              <w:jc w:val="center"/>
              <w:rPr>
                <w:szCs w:val="21"/>
              </w:rPr>
            </w:pPr>
            <w:r>
              <w:rPr>
                <w:rFonts w:hint="eastAsia"/>
                <w:szCs w:val="21"/>
              </w:rPr>
              <w:t>设计特色(1</w:t>
            </w:r>
            <w:r>
              <w:rPr>
                <w:szCs w:val="21"/>
              </w:rPr>
              <w:t>5%)</w:t>
            </w:r>
          </w:p>
        </w:tc>
        <w:tc>
          <w:tcPr>
            <w:tcW w:w="707" w:type="dxa"/>
          </w:tcPr>
          <w:p>
            <w:pPr>
              <w:spacing w:before="156" w:beforeLines="50"/>
              <w:jc w:val="center"/>
              <w:rPr>
                <w:szCs w:val="21"/>
              </w:rPr>
            </w:pPr>
            <w:r>
              <w:t>15</w:t>
            </w:r>
          </w:p>
        </w:tc>
        <w:tc>
          <w:tcPr>
            <w:tcW w:w="7337" w:type="dxa"/>
          </w:tcPr>
          <w:p>
            <w:pPr>
              <w:spacing w:before="156" w:beforeLines="50"/>
              <w:rPr>
                <w:szCs w:val="21"/>
              </w:rPr>
            </w:pPr>
            <w:r>
              <w:rPr>
                <w:rFonts w:hint="eastAsia"/>
              </w:rPr>
              <w:t>特色不明显：</w:t>
            </w:r>
            <w:r>
              <w:t>10</w:t>
            </w:r>
            <w:r>
              <w:rPr>
                <w:rFonts w:hint="eastAsia"/>
              </w:rPr>
              <w:t>，有一定特色：</w:t>
            </w:r>
            <w:r>
              <w:t>12</w:t>
            </w:r>
            <w:r>
              <w:rPr>
                <w:rFonts w:hint="eastAsia"/>
              </w:rPr>
              <w:t>+，特色突出或有创意：</w:t>
            </w:r>
            <w:r>
              <w:t>14</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231" w:type="dxa"/>
            <w:vMerge w:val="continue"/>
          </w:tcPr>
          <w:p>
            <w:pPr>
              <w:spacing w:before="156" w:beforeLines="50"/>
              <w:jc w:val="center"/>
              <w:rPr>
                <w:szCs w:val="21"/>
              </w:rPr>
            </w:pPr>
          </w:p>
        </w:tc>
        <w:tc>
          <w:tcPr>
            <w:tcW w:w="1493" w:type="dxa"/>
          </w:tcPr>
          <w:p>
            <w:pPr>
              <w:spacing w:before="156" w:beforeLines="50"/>
              <w:jc w:val="center"/>
              <w:rPr>
                <w:szCs w:val="21"/>
              </w:rPr>
            </w:pPr>
            <w:r>
              <w:rPr>
                <w:rFonts w:hint="eastAsia"/>
                <w:szCs w:val="21"/>
              </w:rPr>
              <w:t>代码规范(5</w:t>
            </w:r>
            <w:r>
              <w:rPr>
                <w:szCs w:val="21"/>
              </w:rPr>
              <w:t>%</w:t>
            </w:r>
            <w:r>
              <w:rPr>
                <w:rFonts w:hint="eastAsia"/>
                <w:szCs w:val="21"/>
              </w:rPr>
              <w:t>)</w:t>
            </w:r>
          </w:p>
        </w:tc>
        <w:tc>
          <w:tcPr>
            <w:tcW w:w="707" w:type="dxa"/>
          </w:tcPr>
          <w:p>
            <w:pPr>
              <w:spacing w:before="156" w:beforeLines="50"/>
              <w:jc w:val="center"/>
              <w:rPr>
                <w:szCs w:val="21"/>
              </w:rPr>
            </w:pPr>
            <w:r>
              <w:rPr>
                <w:szCs w:val="21"/>
              </w:rPr>
              <w:t>5</w:t>
            </w:r>
          </w:p>
        </w:tc>
        <w:tc>
          <w:tcPr>
            <w:tcW w:w="7337" w:type="dxa"/>
          </w:tcPr>
          <w:p>
            <w:pPr>
              <w:spacing w:before="156" w:beforeLines="50"/>
              <w:rPr>
                <w:szCs w:val="21"/>
              </w:rPr>
            </w:pPr>
            <w:r>
              <w:rPr>
                <w:rFonts w:hint="eastAsia"/>
                <w:szCs w:val="21"/>
              </w:rPr>
              <w:t>程序规范：基本</w:t>
            </w:r>
            <w:r>
              <w:rPr>
                <w:szCs w:val="21"/>
              </w:rPr>
              <w:t>3</w:t>
            </w:r>
            <w:r>
              <w:rPr>
                <w:rFonts w:hint="eastAsia"/>
                <w:szCs w:val="21"/>
              </w:rPr>
              <w:t>，注释：</w:t>
            </w:r>
            <w:r>
              <w:rPr>
                <w:szCs w:val="21"/>
              </w:rPr>
              <w:t>4+</w:t>
            </w:r>
            <w:r>
              <w:rPr>
                <w:rFonts w:hint="eastAsia"/>
                <w:szCs w:val="21"/>
              </w:rPr>
              <w:t>，模块化且注释好：</w:t>
            </w:r>
            <w:r>
              <w:rPr>
                <w:szCs w:val="21"/>
              </w:rPr>
              <w:t>5</w:t>
            </w:r>
            <w:r>
              <w:rPr>
                <w:rFonts w:hint="eastAsia"/>
                <w:szCs w:val="21"/>
              </w:rPr>
              <w:t>，不规范：</w:t>
            </w:r>
            <w:r>
              <w:rPr>
                <w:szCs w:val="21"/>
              </w:rPr>
              <w:t>3-</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231" w:type="dxa"/>
            <w:vMerge w:val="restart"/>
          </w:tcPr>
          <w:p>
            <w:pPr>
              <w:spacing w:before="156" w:beforeLines="50"/>
              <w:jc w:val="center"/>
              <w:rPr>
                <w:szCs w:val="21"/>
              </w:rPr>
            </w:pPr>
            <w:r>
              <w:rPr>
                <w:rFonts w:hint="eastAsia"/>
                <w:szCs w:val="21"/>
              </w:rPr>
              <w:t>课程设计报告</w:t>
            </w:r>
          </w:p>
          <w:p>
            <w:pPr>
              <w:spacing w:before="156" w:beforeLines="50"/>
              <w:jc w:val="center"/>
              <w:rPr>
                <w:szCs w:val="21"/>
              </w:rPr>
            </w:pPr>
            <w:r>
              <w:rPr>
                <w:rFonts w:hint="eastAsia"/>
                <w:szCs w:val="21"/>
              </w:rPr>
              <w:t>（30%）</w:t>
            </w:r>
          </w:p>
        </w:tc>
        <w:tc>
          <w:tcPr>
            <w:tcW w:w="1493" w:type="dxa"/>
          </w:tcPr>
          <w:p>
            <w:pPr>
              <w:spacing w:before="156" w:beforeLines="50"/>
              <w:jc w:val="center"/>
              <w:rPr>
                <w:szCs w:val="21"/>
              </w:rPr>
            </w:pPr>
            <w:r>
              <w:rPr>
                <w:rFonts w:hint="eastAsia"/>
                <w:szCs w:val="21"/>
              </w:rPr>
              <w:t>报告内容(25</w:t>
            </w:r>
            <w:r>
              <w:rPr>
                <w:szCs w:val="21"/>
              </w:rPr>
              <w:t>%)</w:t>
            </w:r>
          </w:p>
        </w:tc>
        <w:tc>
          <w:tcPr>
            <w:tcW w:w="707" w:type="dxa"/>
          </w:tcPr>
          <w:p>
            <w:pPr>
              <w:spacing w:before="156" w:beforeLines="50"/>
              <w:jc w:val="center"/>
              <w:rPr>
                <w:szCs w:val="21"/>
              </w:rPr>
            </w:pPr>
            <w:r>
              <w:rPr>
                <w:szCs w:val="21"/>
              </w:rPr>
              <w:t>100</w:t>
            </w:r>
          </w:p>
        </w:tc>
        <w:tc>
          <w:tcPr>
            <w:tcW w:w="7337" w:type="dxa"/>
          </w:tcPr>
          <w:p>
            <w:pPr>
              <w:spacing w:before="156" w:beforeLines="50"/>
              <w:rPr>
                <w:szCs w:val="21"/>
              </w:rPr>
            </w:pPr>
            <w:r>
              <w:rPr>
                <w:rFonts w:hint="eastAsia"/>
                <w:szCs w:val="21"/>
              </w:rPr>
              <w:t>问题描述与分析：10，程序总体设计、数据结构、算法设计和理论分析：45，测试计划及测试分析：15，复杂度分析：1</w:t>
            </w:r>
            <w:r>
              <w:rPr>
                <w:szCs w:val="21"/>
              </w:rPr>
              <w:t>0</w:t>
            </w:r>
            <w:r>
              <w:rPr>
                <w:rFonts w:hint="eastAsia"/>
                <w:szCs w:val="21"/>
              </w:rPr>
              <w:t>，总结（思政、思维、体会）：20。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231" w:type="dxa"/>
            <w:vMerge w:val="continue"/>
          </w:tcPr>
          <w:p>
            <w:pPr>
              <w:spacing w:before="156" w:beforeLines="50"/>
              <w:jc w:val="center"/>
              <w:rPr>
                <w:szCs w:val="21"/>
              </w:rPr>
            </w:pPr>
          </w:p>
        </w:tc>
        <w:tc>
          <w:tcPr>
            <w:tcW w:w="1493" w:type="dxa"/>
          </w:tcPr>
          <w:p>
            <w:pPr>
              <w:spacing w:before="156" w:beforeLines="50"/>
              <w:jc w:val="center"/>
              <w:rPr>
                <w:szCs w:val="21"/>
              </w:rPr>
            </w:pPr>
            <w:r>
              <w:rPr>
                <w:rFonts w:hint="eastAsia"/>
                <w:szCs w:val="21"/>
              </w:rPr>
              <w:t>报告规范(5</w:t>
            </w:r>
            <w:r>
              <w:rPr>
                <w:szCs w:val="21"/>
              </w:rPr>
              <w:t>%)</w:t>
            </w:r>
          </w:p>
        </w:tc>
        <w:tc>
          <w:tcPr>
            <w:tcW w:w="707" w:type="dxa"/>
          </w:tcPr>
          <w:p>
            <w:pPr>
              <w:spacing w:before="156" w:beforeLines="50"/>
              <w:jc w:val="center"/>
              <w:rPr>
                <w:szCs w:val="21"/>
              </w:rPr>
            </w:pPr>
            <w:r>
              <w:rPr>
                <w:szCs w:val="21"/>
              </w:rPr>
              <w:t>100</w:t>
            </w:r>
          </w:p>
        </w:tc>
        <w:tc>
          <w:tcPr>
            <w:tcW w:w="7337" w:type="dxa"/>
          </w:tcPr>
          <w:p>
            <w:pPr>
              <w:spacing w:before="156" w:beforeLines="50"/>
              <w:rPr>
                <w:szCs w:val="21"/>
              </w:rPr>
            </w:pPr>
            <w:r>
              <w:rPr>
                <w:rFonts w:hint="eastAsia"/>
                <w:szCs w:val="21"/>
              </w:rPr>
              <w:t>基本规范：</w:t>
            </w:r>
            <w:r>
              <w:rPr>
                <w:szCs w:val="21"/>
              </w:rPr>
              <w:t>80</w:t>
            </w:r>
            <w:r>
              <w:rPr>
                <w:rFonts w:hint="eastAsia"/>
                <w:szCs w:val="21"/>
              </w:rPr>
              <w:t>，规范：</w:t>
            </w:r>
            <w:r>
              <w:rPr>
                <w:szCs w:val="21"/>
              </w:rPr>
              <w:t>80+</w:t>
            </w:r>
            <w:r>
              <w:rPr>
                <w:rFonts w:hint="eastAsia"/>
                <w:szCs w:val="21"/>
              </w:rPr>
              <w:t>，不规范：</w:t>
            </w:r>
            <w:r>
              <w:rPr>
                <w:szCs w:val="21"/>
              </w:rPr>
              <w:t>80-</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0768" w:type="dxa"/>
            <w:gridSpan w:val="4"/>
          </w:tcPr>
          <w:p>
            <w:pPr>
              <w:spacing w:after="62" w:afterLines="20"/>
              <w:jc w:val="center"/>
              <w:rPr>
                <w:szCs w:val="21"/>
              </w:rPr>
            </w:pPr>
            <w:r>
              <w:rPr>
                <w:rFonts w:hint="eastAsia" w:ascii="宋体" w:hAnsi="宋体"/>
                <w:szCs w:val="21"/>
              </w:rPr>
              <w:t>综合成绩＝功能实现×</w:t>
            </w:r>
            <w:r>
              <w:rPr>
                <w:rFonts w:ascii="宋体" w:hAnsi="宋体"/>
                <w:szCs w:val="21"/>
              </w:rPr>
              <w:t>5</w:t>
            </w:r>
            <w:r>
              <w:rPr>
                <w:rFonts w:hint="eastAsia" w:ascii="宋体" w:hAnsi="宋体"/>
                <w:szCs w:val="21"/>
              </w:rPr>
              <w:t>0</w:t>
            </w:r>
            <w:r>
              <w:rPr>
                <w:rFonts w:ascii="宋体" w:hAnsi="宋体"/>
                <w:szCs w:val="21"/>
              </w:rPr>
              <w:t>%</w:t>
            </w:r>
            <w:r>
              <w:rPr>
                <w:rFonts w:hint="eastAsia" w:ascii="宋体" w:hAnsi="宋体"/>
                <w:szCs w:val="21"/>
              </w:rPr>
              <w:t>＋设计特色+代码规范+课程设计</w:t>
            </w:r>
            <w:r>
              <w:rPr>
                <w:rFonts w:hint="eastAsia"/>
                <w:szCs w:val="21"/>
              </w:rPr>
              <w:t>报告</w:t>
            </w:r>
            <w:r>
              <w:rPr>
                <w:rFonts w:hint="eastAsia" w:ascii="宋体" w:hAnsi="宋体"/>
                <w:szCs w:val="21"/>
              </w:rPr>
              <w:t>×3</w:t>
            </w:r>
            <w:r>
              <w:rPr>
                <w:szCs w:val="21"/>
              </w:rPr>
              <w:t>0</w:t>
            </w:r>
            <w:r>
              <w:rPr>
                <w:rFonts w:ascii="宋体" w:hAnsi="宋体"/>
                <w:szCs w:val="21"/>
              </w:rPr>
              <w:t>%</w:t>
            </w:r>
          </w:p>
        </w:tc>
      </w:tr>
    </w:tbl>
    <w:p>
      <w:pPr>
        <w:rPr>
          <w:szCs w:val="21"/>
        </w:rPr>
      </w:pPr>
    </w:p>
    <w:p>
      <w:pPr>
        <w:rPr>
          <w:b/>
          <w:color w:val="000000" w:themeColor="text1"/>
          <w:szCs w:val="21"/>
          <w14:textFill>
            <w14:solidFill>
              <w14:schemeClr w14:val="tx1"/>
            </w14:solidFill>
          </w14:textFill>
        </w:rPr>
      </w:pPr>
      <w:r>
        <w:rPr>
          <w:rFonts w:hint="eastAsia"/>
          <w:b/>
          <w:color w:val="000000" w:themeColor="text1"/>
          <w:szCs w:val="21"/>
          <w14:textFill>
            <w14:solidFill>
              <w14:schemeClr w14:val="tx1"/>
            </w14:solidFill>
          </w14:textFill>
        </w:rPr>
        <w:t>注：实验考勤原则上仅记录签到情况，不考虑任何请假情形。</w:t>
      </w:r>
    </w:p>
    <w:p>
      <w:pPr>
        <w:rPr>
          <w:b/>
          <w:color w:val="000000" w:themeColor="text1"/>
          <w:szCs w:val="21"/>
          <w14:textFill>
            <w14:solidFill>
              <w14:schemeClr w14:val="tx1"/>
            </w14:solidFill>
          </w14:textFill>
        </w:rPr>
      </w:pPr>
    </w:p>
    <w:p>
      <w:pPr>
        <w:rPr>
          <w:b/>
          <w:color w:val="000000" w:themeColor="text1"/>
          <w:szCs w:val="21"/>
          <w14:textFill>
            <w14:solidFill>
              <w14:schemeClr w14:val="tx1"/>
            </w14:solidFill>
          </w14:textFill>
        </w:rPr>
      </w:pPr>
    </w:p>
    <w:sectPr>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7</w:t>
    </w:r>
    <w:r>
      <w:rPr>
        <w:lang w:val="zh-CN"/>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109BA"/>
    <w:multiLevelType w:val="multilevel"/>
    <w:tmpl w:val="25D109BA"/>
    <w:lvl w:ilvl="0" w:tentative="0">
      <w:start w:val="1"/>
      <w:numFmt w:val="decimalEnclosedParen"/>
      <w:lvlText w:val="%1"/>
      <w:lvlJc w:val="left"/>
      <w:pPr>
        <w:ind w:left="906" w:hanging="360"/>
      </w:pPr>
      <w:rPr>
        <w:rFonts w:hint="default"/>
        <w:color w:val="3A3A3A"/>
      </w:rPr>
    </w:lvl>
    <w:lvl w:ilvl="1" w:tentative="0">
      <w:start w:val="1"/>
      <w:numFmt w:val="lowerLetter"/>
      <w:lvlText w:val="%2)"/>
      <w:lvlJc w:val="left"/>
      <w:pPr>
        <w:ind w:left="1386" w:hanging="420"/>
      </w:pPr>
    </w:lvl>
    <w:lvl w:ilvl="2" w:tentative="0">
      <w:start w:val="1"/>
      <w:numFmt w:val="lowerRoman"/>
      <w:lvlText w:val="%3."/>
      <w:lvlJc w:val="right"/>
      <w:pPr>
        <w:ind w:left="1806" w:hanging="420"/>
      </w:pPr>
    </w:lvl>
    <w:lvl w:ilvl="3" w:tentative="0">
      <w:start w:val="1"/>
      <w:numFmt w:val="decimal"/>
      <w:lvlText w:val="%4."/>
      <w:lvlJc w:val="left"/>
      <w:pPr>
        <w:ind w:left="2226" w:hanging="420"/>
      </w:pPr>
    </w:lvl>
    <w:lvl w:ilvl="4" w:tentative="0">
      <w:start w:val="1"/>
      <w:numFmt w:val="lowerLetter"/>
      <w:lvlText w:val="%5)"/>
      <w:lvlJc w:val="left"/>
      <w:pPr>
        <w:ind w:left="2646" w:hanging="420"/>
      </w:pPr>
    </w:lvl>
    <w:lvl w:ilvl="5" w:tentative="0">
      <w:start w:val="1"/>
      <w:numFmt w:val="lowerRoman"/>
      <w:lvlText w:val="%6."/>
      <w:lvlJc w:val="right"/>
      <w:pPr>
        <w:ind w:left="3066" w:hanging="420"/>
      </w:pPr>
    </w:lvl>
    <w:lvl w:ilvl="6" w:tentative="0">
      <w:start w:val="1"/>
      <w:numFmt w:val="decimal"/>
      <w:lvlText w:val="%7."/>
      <w:lvlJc w:val="left"/>
      <w:pPr>
        <w:ind w:left="3486" w:hanging="420"/>
      </w:pPr>
    </w:lvl>
    <w:lvl w:ilvl="7" w:tentative="0">
      <w:start w:val="1"/>
      <w:numFmt w:val="lowerLetter"/>
      <w:lvlText w:val="%8)"/>
      <w:lvlJc w:val="left"/>
      <w:pPr>
        <w:ind w:left="3906" w:hanging="420"/>
      </w:pPr>
    </w:lvl>
    <w:lvl w:ilvl="8" w:tentative="0">
      <w:start w:val="1"/>
      <w:numFmt w:val="lowerRoman"/>
      <w:lvlText w:val="%9."/>
      <w:lvlJc w:val="right"/>
      <w:pPr>
        <w:ind w:left="4326"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lc">
    <w15:presenceInfo w15:providerId="None" w15:userId="ylc"/>
  </w15:person>
  <w15:person w15:author="Microsoft 帐户">
    <w15:presenceInfo w15:providerId="Windows Live" w15:userId="801e36196c01c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7A"/>
    <w:rsid w:val="00001BDC"/>
    <w:rsid w:val="0000289E"/>
    <w:rsid w:val="00003295"/>
    <w:rsid w:val="00004688"/>
    <w:rsid w:val="00004E09"/>
    <w:rsid w:val="000123BB"/>
    <w:rsid w:val="00013180"/>
    <w:rsid w:val="00014713"/>
    <w:rsid w:val="0002170D"/>
    <w:rsid w:val="00022C60"/>
    <w:rsid w:val="0002476E"/>
    <w:rsid w:val="00024F69"/>
    <w:rsid w:val="00025861"/>
    <w:rsid w:val="00026764"/>
    <w:rsid w:val="00026C9E"/>
    <w:rsid w:val="00026D42"/>
    <w:rsid w:val="00026FB2"/>
    <w:rsid w:val="0003109D"/>
    <w:rsid w:val="0003222A"/>
    <w:rsid w:val="00033C2D"/>
    <w:rsid w:val="000352C0"/>
    <w:rsid w:val="00046EBD"/>
    <w:rsid w:val="000500B7"/>
    <w:rsid w:val="00051C11"/>
    <w:rsid w:val="00054AD5"/>
    <w:rsid w:val="00054CB7"/>
    <w:rsid w:val="00060343"/>
    <w:rsid w:val="00061AAF"/>
    <w:rsid w:val="00063564"/>
    <w:rsid w:val="000661AA"/>
    <w:rsid w:val="00073AFF"/>
    <w:rsid w:val="0007496C"/>
    <w:rsid w:val="00085E1C"/>
    <w:rsid w:val="00086F90"/>
    <w:rsid w:val="0008718F"/>
    <w:rsid w:val="000874C9"/>
    <w:rsid w:val="00092A8C"/>
    <w:rsid w:val="000962A5"/>
    <w:rsid w:val="00096756"/>
    <w:rsid w:val="000A38C9"/>
    <w:rsid w:val="000A3E9A"/>
    <w:rsid w:val="000A43D7"/>
    <w:rsid w:val="000A4AD6"/>
    <w:rsid w:val="000B0A0E"/>
    <w:rsid w:val="000B38A8"/>
    <w:rsid w:val="000B440C"/>
    <w:rsid w:val="000C0668"/>
    <w:rsid w:val="000C1B5E"/>
    <w:rsid w:val="000C2325"/>
    <w:rsid w:val="000C4BC7"/>
    <w:rsid w:val="000D24B4"/>
    <w:rsid w:val="000D28D4"/>
    <w:rsid w:val="000D4650"/>
    <w:rsid w:val="000D689B"/>
    <w:rsid w:val="000D6A8F"/>
    <w:rsid w:val="000D6D1F"/>
    <w:rsid w:val="000D773C"/>
    <w:rsid w:val="000D799A"/>
    <w:rsid w:val="000E26C2"/>
    <w:rsid w:val="000E4E7A"/>
    <w:rsid w:val="000F049C"/>
    <w:rsid w:val="000F3B57"/>
    <w:rsid w:val="000F4E35"/>
    <w:rsid w:val="000F65FD"/>
    <w:rsid w:val="00102A46"/>
    <w:rsid w:val="0010303F"/>
    <w:rsid w:val="001069D7"/>
    <w:rsid w:val="001129AE"/>
    <w:rsid w:val="001164F1"/>
    <w:rsid w:val="001164F3"/>
    <w:rsid w:val="00120C9C"/>
    <w:rsid w:val="00121F6C"/>
    <w:rsid w:val="001223C7"/>
    <w:rsid w:val="001233B8"/>
    <w:rsid w:val="0012652A"/>
    <w:rsid w:val="00127E84"/>
    <w:rsid w:val="001348BA"/>
    <w:rsid w:val="00137ECF"/>
    <w:rsid w:val="00141259"/>
    <w:rsid w:val="001422A7"/>
    <w:rsid w:val="001468AC"/>
    <w:rsid w:val="00151FD4"/>
    <w:rsid w:val="00152581"/>
    <w:rsid w:val="001537AC"/>
    <w:rsid w:val="001539CF"/>
    <w:rsid w:val="001558CD"/>
    <w:rsid w:val="00155A44"/>
    <w:rsid w:val="001572D5"/>
    <w:rsid w:val="00160395"/>
    <w:rsid w:val="001625B1"/>
    <w:rsid w:val="00163C16"/>
    <w:rsid w:val="00165814"/>
    <w:rsid w:val="00167A04"/>
    <w:rsid w:val="001715E7"/>
    <w:rsid w:val="00171C74"/>
    <w:rsid w:val="00173677"/>
    <w:rsid w:val="00174F0B"/>
    <w:rsid w:val="00176BC8"/>
    <w:rsid w:val="00183652"/>
    <w:rsid w:val="0018519B"/>
    <w:rsid w:val="00185C7A"/>
    <w:rsid w:val="00192797"/>
    <w:rsid w:val="0019553C"/>
    <w:rsid w:val="0019563C"/>
    <w:rsid w:val="00196138"/>
    <w:rsid w:val="00196971"/>
    <w:rsid w:val="00196C04"/>
    <w:rsid w:val="001A00D4"/>
    <w:rsid w:val="001A1B86"/>
    <w:rsid w:val="001A5FDF"/>
    <w:rsid w:val="001A681B"/>
    <w:rsid w:val="001A7390"/>
    <w:rsid w:val="001B0492"/>
    <w:rsid w:val="001B2A16"/>
    <w:rsid w:val="001B497B"/>
    <w:rsid w:val="001B4D98"/>
    <w:rsid w:val="001B7868"/>
    <w:rsid w:val="001C0AAB"/>
    <w:rsid w:val="001C5994"/>
    <w:rsid w:val="001D01A1"/>
    <w:rsid w:val="001D2258"/>
    <w:rsid w:val="001D241C"/>
    <w:rsid w:val="001D5E5D"/>
    <w:rsid w:val="001E5537"/>
    <w:rsid w:val="001F47C6"/>
    <w:rsid w:val="001F4AAE"/>
    <w:rsid w:val="001F5C2C"/>
    <w:rsid w:val="001F74F8"/>
    <w:rsid w:val="00200875"/>
    <w:rsid w:val="002013A8"/>
    <w:rsid w:val="002014A7"/>
    <w:rsid w:val="00201FB1"/>
    <w:rsid w:val="00202E68"/>
    <w:rsid w:val="002030B7"/>
    <w:rsid w:val="00203ADA"/>
    <w:rsid w:val="00204AD0"/>
    <w:rsid w:val="00204D76"/>
    <w:rsid w:val="00205697"/>
    <w:rsid w:val="00206B1B"/>
    <w:rsid w:val="00211399"/>
    <w:rsid w:val="00211A70"/>
    <w:rsid w:val="002142E5"/>
    <w:rsid w:val="00215240"/>
    <w:rsid w:val="00216952"/>
    <w:rsid w:val="00222BFC"/>
    <w:rsid w:val="00222D75"/>
    <w:rsid w:val="0022643C"/>
    <w:rsid w:val="002265A7"/>
    <w:rsid w:val="00227CBD"/>
    <w:rsid w:val="00227E43"/>
    <w:rsid w:val="00230B6E"/>
    <w:rsid w:val="00232582"/>
    <w:rsid w:val="00232D6C"/>
    <w:rsid w:val="00233C23"/>
    <w:rsid w:val="002342FC"/>
    <w:rsid w:val="002353E2"/>
    <w:rsid w:val="00237B53"/>
    <w:rsid w:val="00237BD4"/>
    <w:rsid w:val="00237D39"/>
    <w:rsid w:val="00240AD5"/>
    <w:rsid w:val="00241C70"/>
    <w:rsid w:val="00241ED3"/>
    <w:rsid w:val="002434F5"/>
    <w:rsid w:val="0024560B"/>
    <w:rsid w:val="002456A9"/>
    <w:rsid w:val="00246968"/>
    <w:rsid w:val="00250676"/>
    <w:rsid w:val="00251E1F"/>
    <w:rsid w:val="00254B41"/>
    <w:rsid w:val="0025770C"/>
    <w:rsid w:val="00261237"/>
    <w:rsid w:val="002615CA"/>
    <w:rsid w:val="00261ABA"/>
    <w:rsid w:val="002636FC"/>
    <w:rsid w:val="00272E43"/>
    <w:rsid w:val="00273C77"/>
    <w:rsid w:val="00274895"/>
    <w:rsid w:val="00274CDE"/>
    <w:rsid w:val="002758A5"/>
    <w:rsid w:val="00276579"/>
    <w:rsid w:val="00282C99"/>
    <w:rsid w:val="00290797"/>
    <w:rsid w:val="00290D24"/>
    <w:rsid w:val="002A5312"/>
    <w:rsid w:val="002A69FD"/>
    <w:rsid w:val="002A6D24"/>
    <w:rsid w:val="002B0C82"/>
    <w:rsid w:val="002B2F9F"/>
    <w:rsid w:val="002B540D"/>
    <w:rsid w:val="002C41A0"/>
    <w:rsid w:val="002C5775"/>
    <w:rsid w:val="002C70E2"/>
    <w:rsid w:val="002C717F"/>
    <w:rsid w:val="002D2DB4"/>
    <w:rsid w:val="002D5D1D"/>
    <w:rsid w:val="002E08B5"/>
    <w:rsid w:val="002E3029"/>
    <w:rsid w:val="002E34D7"/>
    <w:rsid w:val="002E7309"/>
    <w:rsid w:val="002F122A"/>
    <w:rsid w:val="002F4EB1"/>
    <w:rsid w:val="003015CE"/>
    <w:rsid w:val="00303C2A"/>
    <w:rsid w:val="00311788"/>
    <w:rsid w:val="00311B61"/>
    <w:rsid w:val="003121E8"/>
    <w:rsid w:val="0031256A"/>
    <w:rsid w:val="003126B1"/>
    <w:rsid w:val="00312FCF"/>
    <w:rsid w:val="00320178"/>
    <w:rsid w:val="00320CAB"/>
    <w:rsid w:val="003222B6"/>
    <w:rsid w:val="003229ED"/>
    <w:rsid w:val="00323966"/>
    <w:rsid w:val="003241BF"/>
    <w:rsid w:val="0032495D"/>
    <w:rsid w:val="003259B0"/>
    <w:rsid w:val="0033087B"/>
    <w:rsid w:val="00336702"/>
    <w:rsid w:val="003367BD"/>
    <w:rsid w:val="00340A2A"/>
    <w:rsid w:val="0034301E"/>
    <w:rsid w:val="00344374"/>
    <w:rsid w:val="003459C3"/>
    <w:rsid w:val="00351527"/>
    <w:rsid w:val="00354F07"/>
    <w:rsid w:val="00355C03"/>
    <w:rsid w:val="00356D33"/>
    <w:rsid w:val="003647A9"/>
    <w:rsid w:val="00366D39"/>
    <w:rsid w:val="00370891"/>
    <w:rsid w:val="003723E2"/>
    <w:rsid w:val="00375289"/>
    <w:rsid w:val="0037696C"/>
    <w:rsid w:val="0037748D"/>
    <w:rsid w:val="00380672"/>
    <w:rsid w:val="0038323C"/>
    <w:rsid w:val="0039099C"/>
    <w:rsid w:val="0039417D"/>
    <w:rsid w:val="003964AA"/>
    <w:rsid w:val="00396889"/>
    <w:rsid w:val="0039760A"/>
    <w:rsid w:val="003A30FF"/>
    <w:rsid w:val="003A3C7D"/>
    <w:rsid w:val="003A7BC5"/>
    <w:rsid w:val="003B162A"/>
    <w:rsid w:val="003B1B97"/>
    <w:rsid w:val="003B4766"/>
    <w:rsid w:val="003B5AF1"/>
    <w:rsid w:val="003B7F0B"/>
    <w:rsid w:val="003C2142"/>
    <w:rsid w:val="003C45A9"/>
    <w:rsid w:val="003C586B"/>
    <w:rsid w:val="003C5E82"/>
    <w:rsid w:val="003C7BD1"/>
    <w:rsid w:val="003D3707"/>
    <w:rsid w:val="003D3CB7"/>
    <w:rsid w:val="003D423F"/>
    <w:rsid w:val="003D7699"/>
    <w:rsid w:val="003D78BB"/>
    <w:rsid w:val="003E1DAC"/>
    <w:rsid w:val="003E235B"/>
    <w:rsid w:val="003E39FB"/>
    <w:rsid w:val="003E53FA"/>
    <w:rsid w:val="003F2EEC"/>
    <w:rsid w:val="003F40D6"/>
    <w:rsid w:val="003F4F94"/>
    <w:rsid w:val="00404B6A"/>
    <w:rsid w:val="00410E46"/>
    <w:rsid w:val="00410E69"/>
    <w:rsid w:val="004113B1"/>
    <w:rsid w:val="00413587"/>
    <w:rsid w:val="00413951"/>
    <w:rsid w:val="00414374"/>
    <w:rsid w:val="004145CE"/>
    <w:rsid w:val="004147D3"/>
    <w:rsid w:val="00415E0F"/>
    <w:rsid w:val="004171CF"/>
    <w:rsid w:val="00421F30"/>
    <w:rsid w:val="00424BB1"/>
    <w:rsid w:val="004260D3"/>
    <w:rsid w:val="00427FFB"/>
    <w:rsid w:val="0043764A"/>
    <w:rsid w:val="004402C5"/>
    <w:rsid w:val="00440B8F"/>
    <w:rsid w:val="00441D70"/>
    <w:rsid w:val="00441F5A"/>
    <w:rsid w:val="0044515A"/>
    <w:rsid w:val="004466FE"/>
    <w:rsid w:val="00446873"/>
    <w:rsid w:val="0045108A"/>
    <w:rsid w:val="00451D3C"/>
    <w:rsid w:val="00452BBA"/>
    <w:rsid w:val="00452BDC"/>
    <w:rsid w:val="00454B41"/>
    <w:rsid w:val="004560F5"/>
    <w:rsid w:val="0046479D"/>
    <w:rsid w:val="004667DC"/>
    <w:rsid w:val="00467134"/>
    <w:rsid w:val="00474140"/>
    <w:rsid w:val="004745A4"/>
    <w:rsid w:val="004752D1"/>
    <w:rsid w:val="004767DA"/>
    <w:rsid w:val="00477AFC"/>
    <w:rsid w:val="0048086B"/>
    <w:rsid w:val="004829D7"/>
    <w:rsid w:val="00483A90"/>
    <w:rsid w:val="00487F3F"/>
    <w:rsid w:val="00490683"/>
    <w:rsid w:val="00494E19"/>
    <w:rsid w:val="004952C8"/>
    <w:rsid w:val="00496032"/>
    <w:rsid w:val="00496407"/>
    <w:rsid w:val="004A378C"/>
    <w:rsid w:val="004A6A38"/>
    <w:rsid w:val="004B016D"/>
    <w:rsid w:val="004B09EF"/>
    <w:rsid w:val="004B7E0F"/>
    <w:rsid w:val="004C3CDC"/>
    <w:rsid w:val="004C3CED"/>
    <w:rsid w:val="004D01B9"/>
    <w:rsid w:val="004D0FC8"/>
    <w:rsid w:val="004D131D"/>
    <w:rsid w:val="004D3406"/>
    <w:rsid w:val="004D48F3"/>
    <w:rsid w:val="004D4B3F"/>
    <w:rsid w:val="004D5591"/>
    <w:rsid w:val="004D6909"/>
    <w:rsid w:val="004D7A6A"/>
    <w:rsid w:val="004E0AF3"/>
    <w:rsid w:val="004E68C6"/>
    <w:rsid w:val="004F0A61"/>
    <w:rsid w:val="004F5DF6"/>
    <w:rsid w:val="004F7211"/>
    <w:rsid w:val="004F7875"/>
    <w:rsid w:val="004F7D31"/>
    <w:rsid w:val="00500275"/>
    <w:rsid w:val="00500309"/>
    <w:rsid w:val="0050103E"/>
    <w:rsid w:val="00504110"/>
    <w:rsid w:val="00505CEB"/>
    <w:rsid w:val="0050619A"/>
    <w:rsid w:val="00506AE2"/>
    <w:rsid w:val="00506C09"/>
    <w:rsid w:val="005079F9"/>
    <w:rsid w:val="00507E72"/>
    <w:rsid w:val="005150E1"/>
    <w:rsid w:val="005178E0"/>
    <w:rsid w:val="005207F4"/>
    <w:rsid w:val="00521C3D"/>
    <w:rsid w:val="00523B9F"/>
    <w:rsid w:val="00533D26"/>
    <w:rsid w:val="00533FA8"/>
    <w:rsid w:val="0054141D"/>
    <w:rsid w:val="0054461D"/>
    <w:rsid w:val="00545C62"/>
    <w:rsid w:val="005511D5"/>
    <w:rsid w:val="005517A6"/>
    <w:rsid w:val="00553E4B"/>
    <w:rsid w:val="00555FDD"/>
    <w:rsid w:val="00556B62"/>
    <w:rsid w:val="00560717"/>
    <w:rsid w:val="005611A2"/>
    <w:rsid w:val="0056284E"/>
    <w:rsid w:val="005651BC"/>
    <w:rsid w:val="00567ADB"/>
    <w:rsid w:val="005736B5"/>
    <w:rsid w:val="00575450"/>
    <w:rsid w:val="00575838"/>
    <w:rsid w:val="00575DBC"/>
    <w:rsid w:val="0057687F"/>
    <w:rsid w:val="00576DEE"/>
    <w:rsid w:val="005807DE"/>
    <w:rsid w:val="005814E0"/>
    <w:rsid w:val="0058317B"/>
    <w:rsid w:val="005833E3"/>
    <w:rsid w:val="005878B9"/>
    <w:rsid w:val="00590B18"/>
    <w:rsid w:val="00591500"/>
    <w:rsid w:val="0059165F"/>
    <w:rsid w:val="005918C4"/>
    <w:rsid w:val="005A0D35"/>
    <w:rsid w:val="005A2044"/>
    <w:rsid w:val="005A2608"/>
    <w:rsid w:val="005A2B89"/>
    <w:rsid w:val="005A5F29"/>
    <w:rsid w:val="005A69C9"/>
    <w:rsid w:val="005A71F8"/>
    <w:rsid w:val="005B348E"/>
    <w:rsid w:val="005B6A83"/>
    <w:rsid w:val="005B7E7C"/>
    <w:rsid w:val="005C161B"/>
    <w:rsid w:val="005C1FC3"/>
    <w:rsid w:val="005C232E"/>
    <w:rsid w:val="005C3152"/>
    <w:rsid w:val="005C35A6"/>
    <w:rsid w:val="005C45BB"/>
    <w:rsid w:val="005C5A81"/>
    <w:rsid w:val="005C5D26"/>
    <w:rsid w:val="005C6982"/>
    <w:rsid w:val="005D3134"/>
    <w:rsid w:val="005E36C7"/>
    <w:rsid w:val="005E45F9"/>
    <w:rsid w:val="005E468E"/>
    <w:rsid w:val="005E7927"/>
    <w:rsid w:val="005F1AEC"/>
    <w:rsid w:val="00601409"/>
    <w:rsid w:val="00601505"/>
    <w:rsid w:val="006034F8"/>
    <w:rsid w:val="006036E9"/>
    <w:rsid w:val="00603D37"/>
    <w:rsid w:val="00604954"/>
    <w:rsid w:val="0060609F"/>
    <w:rsid w:val="00612E1D"/>
    <w:rsid w:val="00612F42"/>
    <w:rsid w:val="00616AAF"/>
    <w:rsid w:val="00617BCA"/>
    <w:rsid w:val="0062144B"/>
    <w:rsid w:val="006220B1"/>
    <w:rsid w:val="00622852"/>
    <w:rsid w:val="00622C95"/>
    <w:rsid w:val="00625910"/>
    <w:rsid w:val="00625F11"/>
    <w:rsid w:val="006276D1"/>
    <w:rsid w:val="006305DD"/>
    <w:rsid w:val="00630830"/>
    <w:rsid w:val="00630873"/>
    <w:rsid w:val="00630AEE"/>
    <w:rsid w:val="00631F1D"/>
    <w:rsid w:val="006358C8"/>
    <w:rsid w:val="006365FB"/>
    <w:rsid w:val="00636817"/>
    <w:rsid w:val="0063727B"/>
    <w:rsid w:val="0064660E"/>
    <w:rsid w:val="00646D51"/>
    <w:rsid w:val="006561FE"/>
    <w:rsid w:val="00656585"/>
    <w:rsid w:val="00656B0A"/>
    <w:rsid w:val="00657F44"/>
    <w:rsid w:val="0066387F"/>
    <w:rsid w:val="006665F0"/>
    <w:rsid w:val="00667059"/>
    <w:rsid w:val="00667835"/>
    <w:rsid w:val="00670666"/>
    <w:rsid w:val="0067582B"/>
    <w:rsid w:val="00677569"/>
    <w:rsid w:val="00686AE6"/>
    <w:rsid w:val="006916D3"/>
    <w:rsid w:val="006930E1"/>
    <w:rsid w:val="006932DA"/>
    <w:rsid w:val="0069464A"/>
    <w:rsid w:val="00694CC0"/>
    <w:rsid w:val="0069596A"/>
    <w:rsid w:val="006969AD"/>
    <w:rsid w:val="00697F1E"/>
    <w:rsid w:val="006A1A37"/>
    <w:rsid w:val="006A31D9"/>
    <w:rsid w:val="006A3AF6"/>
    <w:rsid w:val="006A3F08"/>
    <w:rsid w:val="006B0E79"/>
    <w:rsid w:val="006B2353"/>
    <w:rsid w:val="006B23A0"/>
    <w:rsid w:val="006B3087"/>
    <w:rsid w:val="006B7A59"/>
    <w:rsid w:val="006C4001"/>
    <w:rsid w:val="006C4BD8"/>
    <w:rsid w:val="006D2CA0"/>
    <w:rsid w:val="006D7840"/>
    <w:rsid w:val="006E7461"/>
    <w:rsid w:val="006F1422"/>
    <w:rsid w:val="006F3A15"/>
    <w:rsid w:val="006F3B7B"/>
    <w:rsid w:val="006F4E10"/>
    <w:rsid w:val="006F598B"/>
    <w:rsid w:val="006F6265"/>
    <w:rsid w:val="006F6744"/>
    <w:rsid w:val="006F712C"/>
    <w:rsid w:val="006F7C56"/>
    <w:rsid w:val="007019B7"/>
    <w:rsid w:val="007036F0"/>
    <w:rsid w:val="00703E69"/>
    <w:rsid w:val="007046E1"/>
    <w:rsid w:val="007077ED"/>
    <w:rsid w:val="00707E9B"/>
    <w:rsid w:val="00722584"/>
    <w:rsid w:val="0072334E"/>
    <w:rsid w:val="00723692"/>
    <w:rsid w:val="0072412F"/>
    <w:rsid w:val="007257B8"/>
    <w:rsid w:val="00730C0B"/>
    <w:rsid w:val="00734BFA"/>
    <w:rsid w:val="0073571F"/>
    <w:rsid w:val="0073599E"/>
    <w:rsid w:val="007412AA"/>
    <w:rsid w:val="00741D22"/>
    <w:rsid w:val="00745055"/>
    <w:rsid w:val="00746244"/>
    <w:rsid w:val="007526E6"/>
    <w:rsid w:val="007569FB"/>
    <w:rsid w:val="007603EF"/>
    <w:rsid w:val="00763F7F"/>
    <w:rsid w:val="00766043"/>
    <w:rsid w:val="007662A3"/>
    <w:rsid w:val="00767A72"/>
    <w:rsid w:val="00773772"/>
    <w:rsid w:val="00777211"/>
    <w:rsid w:val="00783C8A"/>
    <w:rsid w:val="00790304"/>
    <w:rsid w:val="00790C01"/>
    <w:rsid w:val="00790CD9"/>
    <w:rsid w:val="00791B12"/>
    <w:rsid w:val="0079283B"/>
    <w:rsid w:val="00792A43"/>
    <w:rsid w:val="0079423A"/>
    <w:rsid w:val="0079525F"/>
    <w:rsid w:val="007A25F0"/>
    <w:rsid w:val="007B2AAE"/>
    <w:rsid w:val="007B788B"/>
    <w:rsid w:val="007C0B8D"/>
    <w:rsid w:val="007C1766"/>
    <w:rsid w:val="007C2754"/>
    <w:rsid w:val="007C6E7E"/>
    <w:rsid w:val="007D061A"/>
    <w:rsid w:val="007D0B28"/>
    <w:rsid w:val="007D2079"/>
    <w:rsid w:val="007D528F"/>
    <w:rsid w:val="007D58FE"/>
    <w:rsid w:val="007D5EF1"/>
    <w:rsid w:val="007D6358"/>
    <w:rsid w:val="007E03C9"/>
    <w:rsid w:val="007E1310"/>
    <w:rsid w:val="007E3D8B"/>
    <w:rsid w:val="007E557C"/>
    <w:rsid w:val="007E7651"/>
    <w:rsid w:val="007E76F0"/>
    <w:rsid w:val="007F0078"/>
    <w:rsid w:val="007F08F7"/>
    <w:rsid w:val="007F0940"/>
    <w:rsid w:val="007F2144"/>
    <w:rsid w:val="007F3C34"/>
    <w:rsid w:val="00800160"/>
    <w:rsid w:val="00803565"/>
    <w:rsid w:val="00804738"/>
    <w:rsid w:val="00810961"/>
    <w:rsid w:val="008113A9"/>
    <w:rsid w:val="00812C64"/>
    <w:rsid w:val="00816ABB"/>
    <w:rsid w:val="00817AA3"/>
    <w:rsid w:val="00822D67"/>
    <w:rsid w:val="00824638"/>
    <w:rsid w:val="008257B2"/>
    <w:rsid w:val="00830312"/>
    <w:rsid w:val="00832164"/>
    <w:rsid w:val="00832F75"/>
    <w:rsid w:val="0083737F"/>
    <w:rsid w:val="0084697D"/>
    <w:rsid w:val="00850953"/>
    <w:rsid w:val="00850FD8"/>
    <w:rsid w:val="00853FE6"/>
    <w:rsid w:val="0085700C"/>
    <w:rsid w:val="0086186D"/>
    <w:rsid w:val="00862B99"/>
    <w:rsid w:val="008645DD"/>
    <w:rsid w:val="00871542"/>
    <w:rsid w:val="00871A6C"/>
    <w:rsid w:val="00875A0B"/>
    <w:rsid w:val="00877B01"/>
    <w:rsid w:val="00877F5A"/>
    <w:rsid w:val="00881A07"/>
    <w:rsid w:val="0088235C"/>
    <w:rsid w:val="008857C4"/>
    <w:rsid w:val="00890819"/>
    <w:rsid w:val="00893ABE"/>
    <w:rsid w:val="0089402D"/>
    <w:rsid w:val="00895323"/>
    <w:rsid w:val="00897266"/>
    <w:rsid w:val="008A010B"/>
    <w:rsid w:val="008A50A6"/>
    <w:rsid w:val="008A5A5E"/>
    <w:rsid w:val="008A6610"/>
    <w:rsid w:val="008A6F54"/>
    <w:rsid w:val="008A71C4"/>
    <w:rsid w:val="008A7F80"/>
    <w:rsid w:val="008B1267"/>
    <w:rsid w:val="008B18EB"/>
    <w:rsid w:val="008B2C0B"/>
    <w:rsid w:val="008B2E8E"/>
    <w:rsid w:val="008B6E57"/>
    <w:rsid w:val="008C00F7"/>
    <w:rsid w:val="008C14EB"/>
    <w:rsid w:val="008C6470"/>
    <w:rsid w:val="008C7974"/>
    <w:rsid w:val="008D3FCD"/>
    <w:rsid w:val="008D65C7"/>
    <w:rsid w:val="008D6912"/>
    <w:rsid w:val="008D7207"/>
    <w:rsid w:val="008E02D9"/>
    <w:rsid w:val="008E3ECD"/>
    <w:rsid w:val="008E69EA"/>
    <w:rsid w:val="008E7679"/>
    <w:rsid w:val="008E7D85"/>
    <w:rsid w:val="008F0DCE"/>
    <w:rsid w:val="008F1E67"/>
    <w:rsid w:val="008F514E"/>
    <w:rsid w:val="008F75B4"/>
    <w:rsid w:val="00901C12"/>
    <w:rsid w:val="00903A43"/>
    <w:rsid w:val="0090540F"/>
    <w:rsid w:val="00910B6B"/>
    <w:rsid w:val="00911DCD"/>
    <w:rsid w:val="00912ECA"/>
    <w:rsid w:val="00917AB9"/>
    <w:rsid w:val="00920838"/>
    <w:rsid w:val="00920A0B"/>
    <w:rsid w:val="00923110"/>
    <w:rsid w:val="0092367C"/>
    <w:rsid w:val="0092469B"/>
    <w:rsid w:val="009252BD"/>
    <w:rsid w:val="009261EA"/>
    <w:rsid w:val="0093524D"/>
    <w:rsid w:val="009361FF"/>
    <w:rsid w:val="0093766B"/>
    <w:rsid w:val="009435C0"/>
    <w:rsid w:val="009456BF"/>
    <w:rsid w:val="00945791"/>
    <w:rsid w:val="009475E8"/>
    <w:rsid w:val="0095107A"/>
    <w:rsid w:val="00952FCB"/>
    <w:rsid w:val="00955AF4"/>
    <w:rsid w:val="009562CE"/>
    <w:rsid w:val="00962C36"/>
    <w:rsid w:val="009634EA"/>
    <w:rsid w:val="00963D62"/>
    <w:rsid w:val="00967E13"/>
    <w:rsid w:val="00970388"/>
    <w:rsid w:val="00970F18"/>
    <w:rsid w:val="009725F4"/>
    <w:rsid w:val="00975C2C"/>
    <w:rsid w:val="00980780"/>
    <w:rsid w:val="00990298"/>
    <w:rsid w:val="009906CD"/>
    <w:rsid w:val="00992156"/>
    <w:rsid w:val="00992223"/>
    <w:rsid w:val="009942B3"/>
    <w:rsid w:val="00994399"/>
    <w:rsid w:val="009979AA"/>
    <w:rsid w:val="009B1947"/>
    <w:rsid w:val="009B4CDC"/>
    <w:rsid w:val="009B4E64"/>
    <w:rsid w:val="009B58F4"/>
    <w:rsid w:val="009B7D10"/>
    <w:rsid w:val="009C0D88"/>
    <w:rsid w:val="009C2928"/>
    <w:rsid w:val="009C3BCC"/>
    <w:rsid w:val="009D1576"/>
    <w:rsid w:val="009D1CB9"/>
    <w:rsid w:val="009D27DC"/>
    <w:rsid w:val="009D3E78"/>
    <w:rsid w:val="009D4803"/>
    <w:rsid w:val="009E0484"/>
    <w:rsid w:val="009E15BD"/>
    <w:rsid w:val="009E2C28"/>
    <w:rsid w:val="009E2D27"/>
    <w:rsid w:val="009E3425"/>
    <w:rsid w:val="009E6A60"/>
    <w:rsid w:val="009E6FCE"/>
    <w:rsid w:val="009F0B7C"/>
    <w:rsid w:val="009F0F11"/>
    <w:rsid w:val="009F128A"/>
    <w:rsid w:val="009F4984"/>
    <w:rsid w:val="009F6D6F"/>
    <w:rsid w:val="009F76FC"/>
    <w:rsid w:val="00A01806"/>
    <w:rsid w:val="00A028A5"/>
    <w:rsid w:val="00A06DC4"/>
    <w:rsid w:val="00A11118"/>
    <w:rsid w:val="00A11567"/>
    <w:rsid w:val="00A12A7C"/>
    <w:rsid w:val="00A144DB"/>
    <w:rsid w:val="00A1686E"/>
    <w:rsid w:val="00A20CCB"/>
    <w:rsid w:val="00A213D3"/>
    <w:rsid w:val="00A27A24"/>
    <w:rsid w:val="00A33940"/>
    <w:rsid w:val="00A37CFD"/>
    <w:rsid w:val="00A43683"/>
    <w:rsid w:val="00A469E2"/>
    <w:rsid w:val="00A509E7"/>
    <w:rsid w:val="00A50F05"/>
    <w:rsid w:val="00A52F78"/>
    <w:rsid w:val="00A5374C"/>
    <w:rsid w:val="00A55C7F"/>
    <w:rsid w:val="00A65280"/>
    <w:rsid w:val="00A66E74"/>
    <w:rsid w:val="00A67470"/>
    <w:rsid w:val="00A67626"/>
    <w:rsid w:val="00A67B7A"/>
    <w:rsid w:val="00A7120B"/>
    <w:rsid w:val="00A75A25"/>
    <w:rsid w:val="00A81CFD"/>
    <w:rsid w:val="00A83CF1"/>
    <w:rsid w:val="00A86D70"/>
    <w:rsid w:val="00A878DB"/>
    <w:rsid w:val="00A9202C"/>
    <w:rsid w:val="00A96FCC"/>
    <w:rsid w:val="00AA4922"/>
    <w:rsid w:val="00AC5B57"/>
    <w:rsid w:val="00AC7E04"/>
    <w:rsid w:val="00AD1746"/>
    <w:rsid w:val="00AD468B"/>
    <w:rsid w:val="00AD4A3C"/>
    <w:rsid w:val="00AD6DD1"/>
    <w:rsid w:val="00AD75EC"/>
    <w:rsid w:val="00AD7FA0"/>
    <w:rsid w:val="00AE1893"/>
    <w:rsid w:val="00AE4C4B"/>
    <w:rsid w:val="00AE4CF6"/>
    <w:rsid w:val="00AE5740"/>
    <w:rsid w:val="00AE5969"/>
    <w:rsid w:val="00AE5F03"/>
    <w:rsid w:val="00AF1015"/>
    <w:rsid w:val="00AF1E59"/>
    <w:rsid w:val="00AF2AE8"/>
    <w:rsid w:val="00AF4DF2"/>
    <w:rsid w:val="00B00A4A"/>
    <w:rsid w:val="00B01FD0"/>
    <w:rsid w:val="00B02D5D"/>
    <w:rsid w:val="00B05A6E"/>
    <w:rsid w:val="00B05A9E"/>
    <w:rsid w:val="00B05CAD"/>
    <w:rsid w:val="00B07CB4"/>
    <w:rsid w:val="00B107A2"/>
    <w:rsid w:val="00B1162B"/>
    <w:rsid w:val="00B17E78"/>
    <w:rsid w:val="00B20CCA"/>
    <w:rsid w:val="00B21B05"/>
    <w:rsid w:val="00B21D77"/>
    <w:rsid w:val="00B223E0"/>
    <w:rsid w:val="00B23094"/>
    <w:rsid w:val="00B2559E"/>
    <w:rsid w:val="00B25A8A"/>
    <w:rsid w:val="00B27ADD"/>
    <w:rsid w:val="00B31C4C"/>
    <w:rsid w:val="00B31F85"/>
    <w:rsid w:val="00B328E9"/>
    <w:rsid w:val="00B335A9"/>
    <w:rsid w:val="00B33E1A"/>
    <w:rsid w:val="00B36B3C"/>
    <w:rsid w:val="00B377D2"/>
    <w:rsid w:val="00B414FE"/>
    <w:rsid w:val="00B44080"/>
    <w:rsid w:val="00B51BBB"/>
    <w:rsid w:val="00B52A67"/>
    <w:rsid w:val="00B5313C"/>
    <w:rsid w:val="00B55BE6"/>
    <w:rsid w:val="00B566B7"/>
    <w:rsid w:val="00B57141"/>
    <w:rsid w:val="00B60EB8"/>
    <w:rsid w:val="00B61AF6"/>
    <w:rsid w:val="00B628C7"/>
    <w:rsid w:val="00B63690"/>
    <w:rsid w:val="00B67630"/>
    <w:rsid w:val="00B710B3"/>
    <w:rsid w:val="00B72D39"/>
    <w:rsid w:val="00B74591"/>
    <w:rsid w:val="00B74EB3"/>
    <w:rsid w:val="00B75EF9"/>
    <w:rsid w:val="00B7620A"/>
    <w:rsid w:val="00B770DD"/>
    <w:rsid w:val="00B80770"/>
    <w:rsid w:val="00B80B2E"/>
    <w:rsid w:val="00B82222"/>
    <w:rsid w:val="00B87848"/>
    <w:rsid w:val="00B87A1C"/>
    <w:rsid w:val="00B91E0B"/>
    <w:rsid w:val="00B9331B"/>
    <w:rsid w:val="00B941D9"/>
    <w:rsid w:val="00B96B8D"/>
    <w:rsid w:val="00B96C3E"/>
    <w:rsid w:val="00B97EC6"/>
    <w:rsid w:val="00BA411F"/>
    <w:rsid w:val="00BA422B"/>
    <w:rsid w:val="00BA453A"/>
    <w:rsid w:val="00BA48D7"/>
    <w:rsid w:val="00BA49EA"/>
    <w:rsid w:val="00BA6028"/>
    <w:rsid w:val="00BA65EC"/>
    <w:rsid w:val="00BA7D4A"/>
    <w:rsid w:val="00BB1D77"/>
    <w:rsid w:val="00BB45CC"/>
    <w:rsid w:val="00BB5DAE"/>
    <w:rsid w:val="00BB6D9E"/>
    <w:rsid w:val="00BC0547"/>
    <w:rsid w:val="00BD056F"/>
    <w:rsid w:val="00BD0C7B"/>
    <w:rsid w:val="00BD5F1F"/>
    <w:rsid w:val="00BE06D0"/>
    <w:rsid w:val="00BE0E90"/>
    <w:rsid w:val="00BE2B4A"/>
    <w:rsid w:val="00BE4F35"/>
    <w:rsid w:val="00BF1007"/>
    <w:rsid w:val="00BF21E3"/>
    <w:rsid w:val="00BF3B63"/>
    <w:rsid w:val="00BF4BC2"/>
    <w:rsid w:val="00BF502A"/>
    <w:rsid w:val="00C00D8E"/>
    <w:rsid w:val="00C019D3"/>
    <w:rsid w:val="00C02233"/>
    <w:rsid w:val="00C1045E"/>
    <w:rsid w:val="00C11BAE"/>
    <w:rsid w:val="00C12201"/>
    <w:rsid w:val="00C13250"/>
    <w:rsid w:val="00C13EE5"/>
    <w:rsid w:val="00C15F8F"/>
    <w:rsid w:val="00C1704F"/>
    <w:rsid w:val="00C200D2"/>
    <w:rsid w:val="00C2030C"/>
    <w:rsid w:val="00C23FF4"/>
    <w:rsid w:val="00C25FF8"/>
    <w:rsid w:val="00C270B4"/>
    <w:rsid w:val="00C332E6"/>
    <w:rsid w:val="00C341B3"/>
    <w:rsid w:val="00C342BA"/>
    <w:rsid w:val="00C37F31"/>
    <w:rsid w:val="00C4109C"/>
    <w:rsid w:val="00C41ED4"/>
    <w:rsid w:val="00C44406"/>
    <w:rsid w:val="00C46926"/>
    <w:rsid w:val="00C477B3"/>
    <w:rsid w:val="00C54C04"/>
    <w:rsid w:val="00C5752A"/>
    <w:rsid w:val="00C602B8"/>
    <w:rsid w:val="00C6119F"/>
    <w:rsid w:val="00C639DD"/>
    <w:rsid w:val="00C6643A"/>
    <w:rsid w:val="00C711C0"/>
    <w:rsid w:val="00C711E3"/>
    <w:rsid w:val="00C71A4B"/>
    <w:rsid w:val="00C7390B"/>
    <w:rsid w:val="00C76A79"/>
    <w:rsid w:val="00C77724"/>
    <w:rsid w:val="00C778F5"/>
    <w:rsid w:val="00C806C1"/>
    <w:rsid w:val="00C81A61"/>
    <w:rsid w:val="00C81E10"/>
    <w:rsid w:val="00C8235D"/>
    <w:rsid w:val="00C83798"/>
    <w:rsid w:val="00C83DBA"/>
    <w:rsid w:val="00C8568F"/>
    <w:rsid w:val="00C85856"/>
    <w:rsid w:val="00C90EE4"/>
    <w:rsid w:val="00C917F9"/>
    <w:rsid w:val="00C92C1F"/>
    <w:rsid w:val="00C93758"/>
    <w:rsid w:val="00C94411"/>
    <w:rsid w:val="00C96AC9"/>
    <w:rsid w:val="00CA23D4"/>
    <w:rsid w:val="00CA25EE"/>
    <w:rsid w:val="00CA31D3"/>
    <w:rsid w:val="00CA6D25"/>
    <w:rsid w:val="00CB1F9E"/>
    <w:rsid w:val="00CB77BB"/>
    <w:rsid w:val="00CC34FA"/>
    <w:rsid w:val="00CC3A8A"/>
    <w:rsid w:val="00CC461F"/>
    <w:rsid w:val="00CC51E4"/>
    <w:rsid w:val="00CC657C"/>
    <w:rsid w:val="00CD0B4E"/>
    <w:rsid w:val="00CD177A"/>
    <w:rsid w:val="00CD5622"/>
    <w:rsid w:val="00CE1829"/>
    <w:rsid w:val="00CE2FA7"/>
    <w:rsid w:val="00CE6DEC"/>
    <w:rsid w:val="00CF0439"/>
    <w:rsid w:val="00CF3001"/>
    <w:rsid w:val="00CF43F0"/>
    <w:rsid w:val="00CF5FFF"/>
    <w:rsid w:val="00CF6A66"/>
    <w:rsid w:val="00CF6EA7"/>
    <w:rsid w:val="00D0028D"/>
    <w:rsid w:val="00D017A6"/>
    <w:rsid w:val="00D02122"/>
    <w:rsid w:val="00D02F47"/>
    <w:rsid w:val="00D0576C"/>
    <w:rsid w:val="00D0724D"/>
    <w:rsid w:val="00D076CE"/>
    <w:rsid w:val="00D13135"/>
    <w:rsid w:val="00D132D3"/>
    <w:rsid w:val="00D151E8"/>
    <w:rsid w:val="00D1661A"/>
    <w:rsid w:val="00D25F23"/>
    <w:rsid w:val="00D26271"/>
    <w:rsid w:val="00D272B2"/>
    <w:rsid w:val="00D32244"/>
    <w:rsid w:val="00D3389B"/>
    <w:rsid w:val="00D35CD7"/>
    <w:rsid w:val="00D42C70"/>
    <w:rsid w:val="00D44140"/>
    <w:rsid w:val="00D455B4"/>
    <w:rsid w:val="00D459B6"/>
    <w:rsid w:val="00D45ED3"/>
    <w:rsid w:val="00D467B6"/>
    <w:rsid w:val="00D47D4F"/>
    <w:rsid w:val="00D519A2"/>
    <w:rsid w:val="00D56E6B"/>
    <w:rsid w:val="00D624D3"/>
    <w:rsid w:val="00D6307F"/>
    <w:rsid w:val="00D65527"/>
    <w:rsid w:val="00D7364F"/>
    <w:rsid w:val="00D73AE3"/>
    <w:rsid w:val="00D744E4"/>
    <w:rsid w:val="00D74D98"/>
    <w:rsid w:val="00D75FE3"/>
    <w:rsid w:val="00D77892"/>
    <w:rsid w:val="00D85678"/>
    <w:rsid w:val="00D85B0C"/>
    <w:rsid w:val="00D86412"/>
    <w:rsid w:val="00D86B17"/>
    <w:rsid w:val="00D901DC"/>
    <w:rsid w:val="00D91FAF"/>
    <w:rsid w:val="00D92317"/>
    <w:rsid w:val="00D93E36"/>
    <w:rsid w:val="00D95687"/>
    <w:rsid w:val="00D95EDF"/>
    <w:rsid w:val="00DA1363"/>
    <w:rsid w:val="00DA1583"/>
    <w:rsid w:val="00DA34D8"/>
    <w:rsid w:val="00DA597A"/>
    <w:rsid w:val="00DA5DD7"/>
    <w:rsid w:val="00DA6BF0"/>
    <w:rsid w:val="00DA7789"/>
    <w:rsid w:val="00DB70C4"/>
    <w:rsid w:val="00DC446B"/>
    <w:rsid w:val="00DC4E91"/>
    <w:rsid w:val="00DC6F07"/>
    <w:rsid w:val="00DC71DB"/>
    <w:rsid w:val="00DD325F"/>
    <w:rsid w:val="00DD34F7"/>
    <w:rsid w:val="00DD66B6"/>
    <w:rsid w:val="00DE070D"/>
    <w:rsid w:val="00DE075D"/>
    <w:rsid w:val="00DE215B"/>
    <w:rsid w:val="00DE2CC0"/>
    <w:rsid w:val="00DE3B6A"/>
    <w:rsid w:val="00DE6A68"/>
    <w:rsid w:val="00DF1C9A"/>
    <w:rsid w:val="00DF2135"/>
    <w:rsid w:val="00DF4708"/>
    <w:rsid w:val="00DF5247"/>
    <w:rsid w:val="00DF55E3"/>
    <w:rsid w:val="00DF7731"/>
    <w:rsid w:val="00E00C7A"/>
    <w:rsid w:val="00E00F85"/>
    <w:rsid w:val="00E01A7B"/>
    <w:rsid w:val="00E06CA7"/>
    <w:rsid w:val="00E107B8"/>
    <w:rsid w:val="00E15A62"/>
    <w:rsid w:val="00E17538"/>
    <w:rsid w:val="00E17749"/>
    <w:rsid w:val="00E200A8"/>
    <w:rsid w:val="00E2180F"/>
    <w:rsid w:val="00E25F0D"/>
    <w:rsid w:val="00E27590"/>
    <w:rsid w:val="00E32492"/>
    <w:rsid w:val="00E3252F"/>
    <w:rsid w:val="00E344E1"/>
    <w:rsid w:val="00E368E5"/>
    <w:rsid w:val="00E37057"/>
    <w:rsid w:val="00E37142"/>
    <w:rsid w:val="00E373A8"/>
    <w:rsid w:val="00E4523E"/>
    <w:rsid w:val="00E462FF"/>
    <w:rsid w:val="00E47E60"/>
    <w:rsid w:val="00E50233"/>
    <w:rsid w:val="00E522FE"/>
    <w:rsid w:val="00E57574"/>
    <w:rsid w:val="00E636D6"/>
    <w:rsid w:val="00E63CD1"/>
    <w:rsid w:val="00E6431F"/>
    <w:rsid w:val="00E64FF5"/>
    <w:rsid w:val="00E65CD5"/>
    <w:rsid w:val="00E70113"/>
    <w:rsid w:val="00E7091A"/>
    <w:rsid w:val="00E70EF4"/>
    <w:rsid w:val="00E71E76"/>
    <w:rsid w:val="00E74B47"/>
    <w:rsid w:val="00E75589"/>
    <w:rsid w:val="00E82814"/>
    <w:rsid w:val="00E84042"/>
    <w:rsid w:val="00E8438B"/>
    <w:rsid w:val="00E85A70"/>
    <w:rsid w:val="00E85E44"/>
    <w:rsid w:val="00E940EC"/>
    <w:rsid w:val="00E95D17"/>
    <w:rsid w:val="00E97880"/>
    <w:rsid w:val="00E97EF1"/>
    <w:rsid w:val="00EA49E5"/>
    <w:rsid w:val="00EA5077"/>
    <w:rsid w:val="00EA5968"/>
    <w:rsid w:val="00EB37B6"/>
    <w:rsid w:val="00EB5E4D"/>
    <w:rsid w:val="00EB6D7D"/>
    <w:rsid w:val="00EC0B94"/>
    <w:rsid w:val="00EC1082"/>
    <w:rsid w:val="00EC5E21"/>
    <w:rsid w:val="00EC60EC"/>
    <w:rsid w:val="00ED33B5"/>
    <w:rsid w:val="00ED74FE"/>
    <w:rsid w:val="00EE120F"/>
    <w:rsid w:val="00EE3B28"/>
    <w:rsid w:val="00EE4FB6"/>
    <w:rsid w:val="00EE598B"/>
    <w:rsid w:val="00EE7D71"/>
    <w:rsid w:val="00EF0B9C"/>
    <w:rsid w:val="00EF7E69"/>
    <w:rsid w:val="00F01897"/>
    <w:rsid w:val="00F018F2"/>
    <w:rsid w:val="00F027F0"/>
    <w:rsid w:val="00F03916"/>
    <w:rsid w:val="00F04342"/>
    <w:rsid w:val="00F044CA"/>
    <w:rsid w:val="00F05D93"/>
    <w:rsid w:val="00F05F04"/>
    <w:rsid w:val="00F06E17"/>
    <w:rsid w:val="00F112D5"/>
    <w:rsid w:val="00F13CE2"/>
    <w:rsid w:val="00F15A77"/>
    <w:rsid w:val="00F16FB9"/>
    <w:rsid w:val="00F20884"/>
    <w:rsid w:val="00F20B85"/>
    <w:rsid w:val="00F23470"/>
    <w:rsid w:val="00F245DB"/>
    <w:rsid w:val="00F323F7"/>
    <w:rsid w:val="00F33A52"/>
    <w:rsid w:val="00F371FB"/>
    <w:rsid w:val="00F445CF"/>
    <w:rsid w:val="00F44EC3"/>
    <w:rsid w:val="00F46A8E"/>
    <w:rsid w:val="00F507EC"/>
    <w:rsid w:val="00F53BEA"/>
    <w:rsid w:val="00F54EA2"/>
    <w:rsid w:val="00F55678"/>
    <w:rsid w:val="00F55DF4"/>
    <w:rsid w:val="00F564C3"/>
    <w:rsid w:val="00F57C93"/>
    <w:rsid w:val="00F603D5"/>
    <w:rsid w:val="00F637F7"/>
    <w:rsid w:val="00F63F9D"/>
    <w:rsid w:val="00F6434C"/>
    <w:rsid w:val="00F65546"/>
    <w:rsid w:val="00F66461"/>
    <w:rsid w:val="00F679FD"/>
    <w:rsid w:val="00F70D2E"/>
    <w:rsid w:val="00F7146C"/>
    <w:rsid w:val="00F749A5"/>
    <w:rsid w:val="00F74ACF"/>
    <w:rsid w:val="00F7670A"/>
    <w:rsid w:val="00F77E65"/>
    <w:rsid w:val="00F825D3"/>
    <w:rsid w:val="00F8444D"/>
    <w:rsid w:val="00F84F2E"/>
    <w:rsid w:val="00F86D23"/>
    <w:rsid w:val="00F8795E"/>
    <w:rsid w:val="00F909B8"/>
    <w:rsid w:val="00F92372"/>
    <w:rsid w:val="00F95098"/>
    <w:rsid w:val="00F950F6"/>
    <w:rsid w:val="00F96420"/>
    <w:rsid w:val="00F97674"/>
    <w:rsid w:val="00FA038B"/>
    <w:rsid w:val="00FA163C"/>
    <w:rsid w:val="00FA2E0A"/>
    <w:rsid w:val="00FA327E"/>
    <w:rsid w:val="00FA3544"/>
    <w:rsid w:val="00FA369B"/>
    <w:rsid w:val="00FA38FB"/>
    <w:rsid w:val="00FA473D"/>
    <w:rsid w:val="00FA57A3"/>
    <w:rsid w:val="00FA68C1"/>
    <w:rsid w:val="00FB1617"/>
    <w:rsid w:val="00FB300C"/>
    <w:rsid w:val="00FB45AA"/>
    <w:rsid w:val="00FB5DB2"/>
    <w:rsid w:val="00FB7480"/>
    <w:rsid w:val="00FC2D1C"/>
    <w:rsid w:val="00FC5748"/>
    <w:rsid w:val="00FC755A"/>
    <w:rsid w:val="00FD2C8B"/>
    <w:rsid w:val="00FE08B5"/>
    <w:rsid w:val="00FE3384"/>
    <w:rsid w:val="00FE565C"/>
    <w:rsid w:val="00FE6294"/>
    <w:rsid w:val="00FE69E8"/>
    <w:rsid w:val="00FE7130"/>
    <w:rsid w:val="00FF16E0"/>
    <w:rsid w:val="00FF194C"/>
    <w:rsid w:val="00FF2EBA"/>
    <w:rsid w:val="00FF422F"/>
    <w:rsid w:val="00FF4B89"/>
    <w:rsid w:val="00FF602E"/>
    <w:rsid w:val="00FF67EB"/>
    <w:rsid w:val="00FF7F5B"/>
    <w:rsid w:val="06281C48"/>
    <w:rsid w:val="09E1494D"/>
    <w:rsid w:val="0DB11B8E"/>
    <w:rsid w:val="10462B85"/>
    <w:rsid w:val="1121766E"/>
    <w:rsid w:val="1789788D"/>
    <w:rsid w:val="18C876D8"/>
    <w:rsid w:val="1EC75C77"/>
    <w:rsid w:val="2599115A"/>
    <w:rsid w:val="26DD13B8"/>
    <w:rsid w:val="391159AF"/>
    <w:rsid w:val="39FA21B7"/>
    <w:rsid w:val="3BD66D5F"/>
    <w:rsid w:val="4D855B13"/>
    <w:rsid w:val="4E256737"/>
    <w:rsid w:val="4E2F08D5"/>
    <w:rsid w:val="51611960"/>
    <w:rsid w:val="583B07B5"/>
    <w:rsid w:val="5DFD11C7"/>
    <w:rsid w:val="614E4717"/>
    <w:rsid w:val="68E73BB3"/>
    <w:rsid w:val="68FA75EA"/>
    <w:rsid w:val="729D4395"/>
    <w:rsid w:val="7B053F73"/>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99" w:semiHidden="0" w:name="toc 3"/>
    <w:lsdException w:qFormat="1" w:unhideWhenUsed="0" w:uiPriority="99" w:name="toc 4" w:locked="1"/>
    <w:lsdException w:qFormat="1" w:unhideWhenUsed="0" w:uiPriority="99" w:name="toc 5" w:locked="1"/>
    <w:lsdException w:qFormat="1" w:unhideWhenUsed="0" w:uiPriority="99" w:name="toc 6" w:locked="1"/>
    <w:lsdException w:qFormat="1" w:unhideWhenUsed="0" w:uiPriority="99" w:name="toc 7" w:locked="1"/>
    <w:lsdException w:qFormat="1" w:unhideWhenUsed="0" w:uiPriority="99" w:name="toc 8" w:locked="1"/>
    <w:lsdException w:qFormat="1" w:unhideWhenUsed="0" w:uiPriority="99" w:name="toc 9" w:locked="1"/>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nhideWhenUsed="0" w:uiPriority="99" w:semiHidden="0" w:name="Balloon Text"/>
    <w:lsdException w:qFormat="1" w:unhideWhenUsed="0" w:uiPriority="99"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9"/>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30"/>
    <w:qFormat/>
    <w:locked/>
    <w:uiPriority w:val="99"/>
    <w:pPr>
      <w:keepNext/>
      <w:keepLines/>
      <w:spacing w:before="260" w:after="260" w:line="416" w:lineRule="auto"/>
      <w:outlineLvl w:val="1"/>
    </w:pPr>
    <w:rPr>
      <w:rFonts w:ascii="Arial" w:hAnsi="Arial" w:eastAsia="黑体"/>
      <w:b/>
      <w:bCs/>
      <w:sz w:val="32"/>
      <w:szCs w:val="32"/>
    </w:rPr>
  </w:style>
  <w:style w:type="character" w:default="1" w:styleId="24">
    <w:name w:val="Default Paragraph Font"/>
    <w:semiHidden/>
    <w:unhideWhenUsed/>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4">
    <w:name w:val="toc 7"/>
    <w:basedOn w:val="1"/>
    <w:next w:val="1"/>
    <w:semiHidden/>
    <w:qFormat/>
    <w:locked/>
    <w:uiPriority w:val="99"/>
    <w:pPr>
      <w:ind w:left="1260"/>
      <w:jc w:val="left"/>
    </w:pPr>
    <w:rPr>
      <w:sz w:val="18"/>
      <w:szCs w:val="18"/>
    </w:rPr>
  </w:style>
  <w:style w:type="paragraph" w:styleId="5">
    <w:name w:val="Document Map"/>
    <w:basedOn w:val="1"/>
    <w:link w:val="35"/>
    <w:qFormat/>
    <w:uiPriority w:val="99"/>
    <w:rPr>
      <w:rFonts w:ascii="宋体"/>
      <w:sz w:val="18"/>
      <w:szCs w:val="18"/>
    </w:rPr>
  </w:style>
  <w:style w:type="paragraph" w:styleId="6">
    <w:name w:val="annotation text"/>
    <w:basedOn w:val="1"/>
    <w:link w:val="41"/>
    <w:semiHidden/>
    <w:unhideWhenUsed/>
    <w:qFormat/>
    <w:uiPriority w:val="99"/>
    <w:pPr>
      <w:jc w:val="left"/>
    </w:pPr>
  </w:style>
  <w:style w:type="paragraph" w:styleId="7">
    <w:name w:val="Body Text"/>
    <w:basedOn w:val="1"/>
    <w:link w:val="31"/>
    <w:qFormat/>
    <w:uiPriority w:val="99"/>
    <w:rPr>
      <w:sz w:val="24"/>
    </w:rPr>
  </w:style>
  <w:style w:type="paragraph" w:styleId="8">
    <w:name w:val="toc 5"/>
    <w:basedOn w:val="1"/>
    <w:next w:val="1"/>
    <w:semiHidden/>
    <w:qFormat/>
    <w:locked/>
    <w:uiPriority w:val="99"/>
    <w:pPr>
      <w:ind w:left="840"/>
      <w:jc w:val="left"/>
    </w:pPr>
    <w:rPr>
      <w:sz w:val="18"/>
      <w:szCs w:val="18"/>
    </w:rPr>
  </w:style>
  <w:style w:type="paragraph" w:styleId="9">
    <w:name w:val="toc 3"/>
    <w:basedOn w:val="1"/>
    <w:next w:val="1"/>
    <w:qFormat/>
    <w:uiPriority w:val="99"/>
    <w:pPr>
      <w:ind w:left="420"/>
      <w:jc w:val="left"/>
    </w:pPr>
    <w:rPr>
      <w:i/>
      <w:iCs/>
      <w:sz w:val="20"/>
      <w:szCs w:val="20"/>
    </w:rPr>
  </w:style>
  <w:style w:type="paragraph" w:styleId="10">
    <w:name w:val="toc 8"/>
    <w:basedOn w:val="1"/>
    <w:next w:val="1"/>
    <w:semiHidden/>
    <w:qFormat/>
    <w:locked/>
    <w:uiPriority w:val="99"/>
    <w:pPr>
      <w:ind w:left="1470"/>
      <w:jc w:val="left"/>
    </w:pPr>
    <w:rPr>
      <w:sz w:val="18"/>
      <w:szCs w:val="18"/>
    </w:rPr>
  </w:style>
  <w:style w:type="paragraph" w:styleId="11">
    <w:name w:val="Balloon Text"/>
    <w:basedOn w:val="1"/>
    <w:link w:val="37"/>
    <w:qFormat/>
    <w:uiPriority w:val="99"/>
    <w:rPr>
      <w:sz w:val="18"/>
      <w:szCs w:val="18"/>
    </w:rPr>
  </w:style>
  <w:style w:type="paragraph" w:styleId="12">
    <w:name w:val="footer"/>
    <w:basedOn w:val="1"/>
    <w:link w:val="33"/>
    <w:qFormat/>
    <w:uiPriority w:val="99"/>
    <w:pPr>
      <w:tabs>
        <w:tab w:val="center" w:pos="4153"/>
        <w:tab w:val="right" w:pos="8306"/>
      </w:tabs>
      <w:snapToGrid w:val="0"/>
      <w:jc w:val="left"/>
    </w:pPr>
    <w:rPr>
      <w:sz w:val="18"/>
      <w:szCs w:val="18"/>
    </w:rPr>
  </w:style>
  <w:style w:type="paragraph" w:styleId="13">
    <w:name w:val="header"/>
    <w:basedOn w:val="1"/>
    <w:link w:val="32"/>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right" w:leader="dot" w:pos="8296"/>
      </w:tabs>
      <w:spacing w:before="120" w:after="120"/>
      <w:jc w:val="left"/>
    </w:pPr>
    <w:rPr>
      <w:rFonts w:ascii="宋体" w:hAnsi="宋体"/>
      <w:b/>
      <w:bCs/>
      <w:caps/>
      <w:sz w:val="24"/>
    </w:rPr>
  </w:style>
  <w:style w:type="paragraph" w:styleId="15">
    <w:name w:val="toc 4"/>
    <w:basedOn w:val="1"/>
    <w:next w:val="1"/>
    <w:semiHidden/>
    <w:qFormat/>
    <w:locked/>
    <w:uiPriority w:val="99"/>
    <w:pPr>
      <w:ind w:left="630"/>
      <w:jc w:val="left"/>
    </w:pPr>
    <w:rPr>
      <w:sz w:val="18"/>
      <w:szCs w:val="18"/>
    </w:rPr>
  </w:style>
  <w:style w:type="paragraph" w:styleId="16">
    <w:name w:val="toc 6"/>
    <w:basedOn w:val="1"/>
    <w:next w:val="1"/>
    <w:semiHidden/>
    <w:qFormat/>
    <w:locked/>
    <w:uiPriority w:val="99"/>
    <w:pPr>
      <w:ind w:left="1050"/>
      <w:jc w:val="left"/>
    </w:pPr>
    <w:rPr>
      <w:sz w:val="18"/>
      <w:szCs w:val="18"/>
    </w:rPr>
  </w:style>
  <w:style w:type="paragraph" w:styleId="17">
    <w:name w:val="toc 2"/>
    <w:basedOn w:val="1"/>
    <w:next w:val="1"/>
    <w:qFormat/>
    <w:uiPriority w:val="39"/>
    <w:pPr>
      <w:ind w:left="210"/>
      <w:jc w:val="left"/>
    </w:pPr>
    <w:rPr>
      <w:smallCaps/>
      <w:sz w:val="20"/>
      <w:szCs w:val="20"/>
    </w:rPr>
  </w:style>
  <w:style w:type="paragraph" w:styleId="18">
    <w:name w:val="toc 9"/>
    <w:basedOn w:val="1"/>
    <w:next w:val="1"/>
    <w:semiHidden/>
    <w:qFormat/>
    <w:locked/>
    <w:uiPriority w:val="99"/>
    <w:pPr>
      <w:ind w:left="1680"/>
      <w:jc w:val="left"/>
    </w:pPr>
    <w:rPr>
      <w:sz w:val="18"/>
      <w:szCs w:val="18"/>
    </w:rPr>
  </w:style>
  <w:style w:type="paragraph" w:styleId="19">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next w:val="1"/>
    <w:link w:val="34"/>
    <w:qFormat/>
    <w:uiPriority w:val="99"/>
    <w:pPr>
      <w:spacing w:before="240" w:after="60"/>
      <w:jc w:val="center"/>
      <w:outlineLvl w:val="0"/>
    </w:pPr>
    <w:rPr>
      <w:rFonts w:ascii="Cambria" w:hAnsi="Cambria"/>
      <w:b/>
      <w:bCs/>
      <w:sz w:val="32"/>
      <w:szCs w:val="32"/>
    </w:rPr>
  </w:style>
  <w:style w:type="paragraph" w:styleId="21">
    <w:name w:val="annotation subject"/>
    <w:basedOn w:val="6"/>
    <w:next w:val="6"/>
    <w:link w:val="42"/>
    <w:semiHidden/>
    <w:unhideWhenUsed/>
    <w:uiPriority w:val="99"/>
    <w:rPr>
      <w:b/>
      <w:bCs/>
    </w:rPr>
  </w:style>
  <w:style w:type="table" w:styleId="23">
    <w:name w:val="Table Grid"/>
    <w:basedOn w:val="22"/>
    <w:qFormat/>
    <w:lock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locked/>
    <w:uiPriority w:val="0"/>
    <w:rPr>
      <w:b/>
      <w:bCs/>
    </w:rPr>
  </w:style>
  <w:style w:type="character" w:styleId="26">
    <w:name w:val="FollowedHyperlink"/>
    <w:basedOn w:val="24"/>
    <w:qFormat/>
    <w:uiPriority w:val="99"/>
    <w:rPr>
      <w:rFonts w:cs="Times New Roman"/>
      <w:color w:val="800080"/>
      <w:u w:val="single"/>
    </w:rPr>
  </w:style>
  <w:style w:type="character" w:styleId="27">
    <w:name w:val="Hyperlink"/>
    <w:basedOn w:val="24"/>
    <w:qFormat/>
    <w:uiPriority w:val="99"/>
    <w:rPr>
      <w:rFonts w:cs="Times New Roman"/>
      <w:color w:val="0000FF"/>
      <w:u w:val="single"/>
    </w:rPr>
  </w:style>
  <w:style w:type="character" w:styleId="28">
    <w:name w:val="annotation reference"/>
    <w:basedOn w:val="24"/>
    <w:semiHidden/>
    <w:unhideWhenUsed/>
    <w:qFormat/>
    <w:uiPriority w:val="99"/>
    <w:rPr>
      <w:sz w:val="21"/>
      <w:szCs w:val="21"/>
    </w:rPr>
  </w:style>
  <w:style w:type="character" w:customStyle="1" w:styleId="29">
    <w:name w:val="标题 1 字符"/>
    <w:basedOn w:val="24"/>
    <w:link w:val="2"/>
    <w:qFormat/>
    <w:locked/>
    <w:uiPriority w:val="99"/>
    <w:rPr>
      <w:rFonts w:cs="Times New Roman"/>
      <w:b/>
      <w:bCs/>
      <w:kern w:val="44"/>
      <w:sz w:val="44"/>
      <w:szCs w:val="44"/>
    </w:rPr>
  </w:style>
  <w:style w:type="character" w:customStyle="1" w:styleId="30">
    <w:name w:val="标题 2 字符"/>
    <w:basedOn w:val="24"/>
    <w:link w:val="3"/>
    <w:qFormat/>
    <w:locked/>
    <w:uiPriority w:val="99"/>
    <w:rPr>
      <w:rFonts w:ascii="Cambria" w:hAnsi="Cambria" w:eastAsia="宋体" w:cs="Times New Roman"/>
      <w:b/>
      <w:bCs/>
      <w:sz w:val="32"/>
      <w:szCs w:val="32"/>
    </w:rPr>
  </w:style>
  <w:style w:type="character" w:customStyle="1" w:styleId="31">
    <w:name w:val="正文文本 字符"/>
    <w:basedOn w:val="24"/>
    <w:link w:val="7"/>
    <w:semiHidden/>
    <w:qFormat/>
    <w:locked/>
    <w:uiPriority w:val="99"/>
    <w:rPr>
      <w:rFonts w:cs="Times New Roman"/>
      <w:sz w:val="24"/>
      <w:szCs w:val="24"/>
    </w:rPr>
  </w:style>
  <w:style w:type="character" w:customStyle="1" w:styleId="32">
    <w:name w:val="页眉 字符"/>
    <w:basedOn w:val="24"/>
    <w:link w:val="13"/>
    <w:qFormat/>
    <w:locked/>
    <w:uiPriority w:val="99"/>
    <w:rPr>
      <w:rFonts w:cs="Times New Roman"/>
      <w:kern w:val="2"/>
      <w:sz w:val="18"/>
      <w:szCs w:val="18"/>
    </w:rPr>
  </w:style>
  <w:style w:type="character" w:customStyle="1" w:styleId="33">
    <w:name w:val="页脚 字符"/>
    <w:basedOn w:val="24"/>
    <w:link w:val="12"/>
    <w:qFormat/>
    <w:locked/>
    <w:uiPriority w:val="99"/>
    <w:rPr>
      <w:rFonts w:cs="Times New Roman"/>
      <w:kern w:val="2"/>
      <w:sz w:val="18"/>
      <w:szCs w:val="18"/>
    </w:rPr>
  </w:style>
  <w:style w:type="character" w:customStyle="1" w:styleId="34">
    <w:name w:val="标题 字符"/>
    <w:basedOn w:val="24"/>
    <w:link w:val="20"/>
    <w:qFormat/>
    <w:locked/>
    <w:uiPriority w:val="99"/>
    <w:rPr>
      <w:rFonts w:ascii="Cambria" w:hAnsi="Cambria" w:cs="Times New Roman"/>
      <w:b/>
      <w:bCs/>
      <w:kern w:val="2"/>
      <w:sz w:val="32"/>
      <w:szCs w:val="32"/>
    </w:rPr>
  </w:style>
  <w:style w:type="character" w:customStyle="1" w:styleId="35">
    <w:name w:val="文档结构图 字符"/>
    <w:basedOn w:val="24"/>
    <w:link w:val="5"/>
    <w:qFormat/>
    <w:locked/>
    <w:uiPriority w:val="99"/>
    <w:rPr>
      <w:rFonts w:ascii="宋体" w:cs="Times New Roman"/>
      <w:kern w:val="2"/>
      <w:sz w:val="18"/>
      <w:szCs w:val="18"/>
    </w:rPr>
  </w:style>
  <w:style w:type="paragraph" w:customStyle="1" w:styleId="36">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37">
    <w:name w:val="批注框文本 字符"/>
    <w:basedOn w:val="24"/>
    <w:link w:val="11"/>
    <w:qFormat/>
    <w:locked/>
    <w:uiPriority w:val="99"/>
    <w:rPr>
      <w:rFonts w:cs="Times New Roman"/>
      <w:kern w:val="2"/>
      <w:sz w:val="18"/>
      <w:szCs w:val="18"/>
    </w:rPr>
  </w:style>
  <w:style w:type="character" w:customStyle="1" w:styleId="38">
    <w:name w:val="apple-converted-space"/>
    <w:basedOn w:val="24"/>
    <w:qFormat/>
    <w:uiPriority w:val="99"/>
    <w:rPr>
      <w:rFonts w:cs="Times New Roman"/>
    </w:rPr>
  </w:style>
  <w:style w:type="paragraph" w:styleId="39">
    <w:name w:val="List Paragraph"/>
    <w:basedOn w:val="1"/>
    <w:qFormat/>
    <w:uiPriority w:val="34"/>
    <w:pPr>
      <w:ind w:firstLine="420" w:firstLineChars="200"/>
    </w:pPr>
  </w:style>
  <w:style w:type="paragraph" w:customStyle="1" w:styleId="40">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41">
    <w:name w:val="批注文字 字符"/>
    <w:basedOn w:val="24"/>
    <w:link w:val="6"/>
    <w:semiHidden/>
    <w:qFormat/>
    <w:uiPriority w:val="99"/>
    <w:rPr>
      <w:kern w:val="2"/>
      <w:sz w:val="21"/>
      <w:szCs w:val="24"/>
    </w:rPr>
  </w:style>
  <w:style w:type="character" w:customStyle="1" w:styleId="42">
    <w:name w:val="批注主题 字符"/>
    <w:basedOn w:val="41"/>
    <w:link w:val="21"/>
    <w:semiHidden/>
    <w:qFormat/>
    <w:uiPriority w:val="99"/>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emf"/><Relationship Id="rId12" Type="http://schemas.openxmlformats.org/officeDocument/2006/relationships/package" Target="embeddings/Microsoft_Visio___2.vsdx"/><Relationship Id="rId11" Type="http://schemas.openxmlformats.org/officeDocument/2006/relationships/image" Target="media/image5.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18</Pages>
  <Words>1686</Words>
  <Characters>9615</Characters>
  <Lines>80</Lines>
  <Paragraphs>22</Paragraphs>
  <TotalTime>52</TotalTime>
  <ScaleCrop>false</ScaleCrop>
  <LinksUpToDate>false</LinksUpToDate>
  <CharactersWithSpaces>11279</CharactersWithSpaces>
  <Application>WPS Office_11.8.2.8576_F1E327BC-269C-435d-A152-05C5408002CA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2023-01-06T10:27:00Z</dcterms:created>
  <dc:creator>Cao Jichang</dc:creator>
  <cp:lastModifiedBy>KuJyo</cp:lastModifiedBy>
  <dcterms:modified xsi:type="dcterms:W3CDTF">2023-02-14T06:31:53Z</dcterms:modified>
  <dc:title>实验1 Turbo C 2</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2052-11.8.2.8576</vt:lpwstr>
  </property>
  <property fmtid="{D5CDD505-2E9C-101B-9397-08002B2CF9AE}" pid="3" name="ICV">
    <vt:lpwstr>3EDAD99E93784E3D8765CC1AF1B804BC</vt:lpwstr>
  </property>
</Properties>
</file>